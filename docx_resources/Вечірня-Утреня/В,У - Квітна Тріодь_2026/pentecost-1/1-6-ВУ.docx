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Субота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Віддання свята П’ятдесятниці.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Святого пророка Єлисея. Святого отця нашого Методія, патріарха Царгородського. </w:t>
      </w:r>
    </w:p>
    <w:p w:rsidR="005C2FDC" w:rsidRDefault="005C2FDC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5C2FDC" w:rsidRDefault="002C0D7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 ба́чили сві́тло і́стинне,* ми прийняли́ Ду́ха небе́сного,* ми знайшли́ ві́ру і́стинну.* Нерозді́льній Тро́йці поклоня́ємось,* Вона́ бо спасла́ нас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Тро́йцю єдиносу́щну пісня́ми звели́чуємо:* Отця́ і Си́на зі Святи́м Ду́хом,* бо так пропові́дували всі проро́ки* й апо́столи з му́чениками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Посла́вши Твого́ Свято́го Ду́ха, * спо́внив Ти, Хри́сте, обі́тницю,* да́ну Свої́м у́чням,* – посла́ти си́лу з висоти́,* і доказа́в Ти нам, що Ти – І́стина.* Тому́ ті, що поклада́ються на Те́бе, До́брий,* воі́стину не засоро́мляться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Вечірні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І одноголо́сно сла́вимо Пресвято́го Ду́ха.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C2FDC" w:rsidRDefault="002C0D7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5C2FDC" w:rsidRDefault="002C0D7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 давнину Законом і Пророками - сповнилося: бо нині благодать Божественного Духа вилилася на всіх вірних.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5A773C">
        <w:rPr>
          <w:rFonts w:ascii="Times New Roman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pt;width:0;height:1pt;z-index:251657728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">
            <v:stroke joinstyle="miter"/>
          </v:shape>
        </w:pic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Богоро́дицю і Ма́тір Сві́тла пісня́ми звелича́ймо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Велича́є душа́ моя́ Го́спода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Богоро́дицю і Ма́тір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</w:t>
      </w:r>
      <w:del w:id="0" w:author="Andrij Bebko" w:date="2025-06-03T20:06:00Z">
        <w:r>
          <w:rPr>
            <w:rFonts w:ascii="Times New Roman" w:hAnsi="Times New Roman" w:cs="Times New Roman"/>
            <w:color w:val="000000"/>
            <w:sz w:val="24"/>
            <w:szCs w:val="24"/>
            <w:u w:val="single"/>
          </w:rPr>
          <w:delText xml:space="preserve"> і Сина</w:delText>
        </w:r>
      </w:del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5C2FDC" w:rsidRDefault="005C2FD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C2FDC" w:rsidRDefault="002C0D7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2FDC" w:rsidRDefault="002C0D7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5C2FDC" w:rsidRDefault="002C0D74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Святи́й Безсме́ртний, поми́луй нас.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5C2FDC" w:rsidRDefault="005C2FD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5C2FDC" w:rsidRDefault="002C0D7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5C2FDC" w:rsidRDefault="002C0D74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5C2FDC" w:rsidRDefault="002C0D7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:rsidR="005C2FDC" w:rsidRDefault="002C0D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sectPr w:rsidR="005C2F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2FDC"/>
    <w:rsid w:val="002C0D74"/>
    <w:rsid w:val="005A773C"/>
    <w:rsid w:val="005C2FDC"/>
    <w:rsid w:val="0090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5:docId w15:val="{EE08E9C4-0BBE-4E26-91CF-E2D60A74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6C1D43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rLonxkEoDvtMLdUm/BM4EkFx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45733</Words>
  <Characters>26068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