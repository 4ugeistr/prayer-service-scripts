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Календар УГКЦ з літургійним уставом</w:t>
        <w:br w:type="textWrapping"/>
        <w:t xml:space="preserve">для вечірні, утрені, часів</w:t>
        <w:br w:type="textWrapping"/>
        <w:t xml:space="preserve">і Божественної Літургії</w:t>
        <w:br w:type="textWrapping"/>
        <w:t xml:space="preserve">на 2025 р.</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ЦЕРКОВНІ СВЯТА 2025 РОКУ</w:t>
      </w:r>
    </w:p>
    <w:p w:rsidR="00000000" w:rsidDel="00000000" w:rsidP="00000000" w:rsidRDefault="00000000" w:rsidRPr="00000000" w14:paraId="00000005">
      <w:pPr>
        <w:jc w:val="cente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20 КВІТНЯ</w:t>
      </w:r>
      <w:r w:rsidDel="00000000" w:rsidR="00000000" w:rsidRPr="00000000">
        <w:rPr>
          <w:rFonts w:ascii="Times New Roman" w:cs="Times New Roman" w:eastAsia="Times New Roman" w:hAnsi="Times New Roman"/>
          <w:color w:val="ff0000"/>
          <w:rtl w:val="0"/>
        </w:rPr>
        <w:t xml:space="preserve"> – СВІТЛА НЕДІЛЯ ПАСХИ. СВЯТО ВОСКРЕСІННЯ </w:t>
      </w:r>
    </w:p>
    <w:p w:rsidR="00000000" w:rsidDel="00000000" w:rsidP="00000000" w:rsidRDefault="00000000" w:rsidRPr="00000000" w14:paraId="00000007">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ГОСПОДА БОГА І СПАСА НАШОГО ІСУСА ХРИСТА.</w:t>
      </w:r>
    </w:p>
    <w:p w:rsidR="00000000" w:rsidDel="00000000" w:rsidP="00000000" w:rsidRDefault="00000000" w:rsidRPr="00000000" w14:paraId="00000008">
      <w:pPr>
        <w:jc w:val="cente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ДВАНАДЕСЯТІ РУХОМІ СВЯТА:</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13  квітня</w:t>
      </w:r>
      <w:r w:rsidDel="00000000" w:rsidR="00000000" w:rsidRPr="00000000">
        <w:rPr>
          <w:rFonts w:ascii="Times New Roman" w:cs="Times New Roman" w:eastAsia="Times New Roman" w:hAnsi="Times New Roman"/>
          <w:rtl w:val="0"/>
        </w:rPr>
        <w:t xml:space="preserve"> – Вхід Господній у Єрусалим; </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29 травня</w:t>
      </w:r>
      <w:r w:rsidDel="00000000" w:rsidR="00000000" w:rsidRPr="00000000">
        <w:rPr>
          <w:rFonts w:ascii="Times New Roman" w:cs="Times New Roman" w:eastAsia="Times New Roman" w:hAnsi="Times New Roman"/>
          <w:rtl w:val="0"/>
        </w:rPr>
        <w:t xml:space="preserve"> – Вознесіння Господа нашого Ісуса Христа; </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8 червня</w:t>
      </w:r>
      <w:r w:rsidDel="00000000" w:rsidR="00000000" w:rsidRPr="00000000">
        <w:rPr>
          <w:rFonts w:ascii="Times New Roman" w:cs="Times New Roman" w:eastAsia="Times New Roman" w:hAnsi="Times New Roman"/>
          <w:rtl w:val="0"/>
        </w:rPr>
        <w:t xml:space="preserve"> – Зіслання Святого Духа. П’ятдесятниця.</w:t>
      </w:r>
    </w:p>
    <w:p w:rsidR="00000000" w:rsidDel="00000000" w:rsidP="00000000" w:rsidRDefault="00000000" w:rsidRPr="00000000" w14:paraId="0000000D">
      <w:pPr>
        <w:jc w:val="cente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НЕРУХОМІ СВЯТА:</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8 вересня</w:t>
      </w:r>
      <w:r w:rsidDel="00000000" w:rsidR="00000000" w:rsidRPr="00000000">
        <w:rPr>
          <w:rFonts w:ascii="Times New Roman" w:cs="Times New Roman" w:eastAsia="Times New Roman" w:hAnsi="Times New Roman"/>
          <w:rtl w:val="0"/>
        </w:rPr>
        <w:t xml:space="preserve"> – Різдво Пресвятої Богородиці;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14 вересня</w:t>
      </w:r>
      <w:r w:rsidDel="00000000" w:rsidR="00000000" w:rsidRPr="00000000">
        <w:rPr>
          <w:rFonts w:ascii="Times New Roman" w:cs="Times New Roman" w:eastAsia="Times New Roman" w:hAnsi="Times New Roman"/>
          <w:rtl w:val="0"/>
        </w:rPr>
        <w:t xml:space="preserve"> – Всесвітнє Воздвиження чесного і Животворчого Хреста; </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21 листопада</w:t>
      </w:r>
      <w:r w:rsidDel="00000000" w:rsidR="00000000" w:rsidRPr="00000000">
        <w:rPr>
          <w:rFonts w:ascii="Times New Roman" w:cs="Times New Roman" w:eastAsia="Times New Roman" w:hAnsi="Times New Roman"/>
          <w:rtl w:val="0"/>
        </w:rPr>
        <w:t xml:space="preserve"> – Вхід в храм Пресвятої Богородиці; </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25 грудня</w:t>
      </w:r>
      <w:r w:rsidDel="00000000" w:rsidR="00000000" w:rsidRPr="00000000">
        <w:rPr>
          <w:rFonts w:ascii="Times New Roman" w:cs="Times New Roman" w:eastAsia="Times New Roman" w:hAnsi="Times New Roman"/>
          <w:rtl w:val="0"/>
        </w:rPr>
        <w:t xml:space="preserve"> – Різдво Господа нашого Ісуса Христа; </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6 січня</w:t>
      </w:r>
      <w:r w:rsidDel="00000000" w:rsidR="00000000" w:rsidRPr="00000000">
        <w:rPr>
          <w:rFonts w:ascii="Times New Roman" w:cs="Times New Roman" w:eastAsia="Times New Roman" w:hAnsi="Times New Roman"/>
          <w:rtl w:val="0"/>
        </w:rPr>
        <w:t xml:space="preserve"> – Богоявлення Господа нашого Ісуса Христа; </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 лютого</w:t>
      </w:r>
      <w:r w:rsidDel="00000000" w:rsidR="00000000" w:rsidRPr="00000000">
        <w:rPr>
          <w:rFonts w:ascii="Times New Roman" w:cs="Times New Roman" w:eastAsia="Times New Roman" w:hAnsi="Times New Roman"/>
          <w:rtl w:val="0"/>
        </w:rPr>
        <w:t xml:space="preserve"> – Стрітення Господнє; </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25 березня</w:t>
      </w:r>
      <w:r w:rsidDel="00000000" w:rsidR="00000000" w:rsidRPr="00000000">
        <w:rPr>
          <w:rFonts w:ascii="Times New Roman" w:cs="Times New Roman" w:eastAsia="Times New Roman" w:hAnsi="Times New Roman"/>
          <w:rtl w:val="0"/>
        </w:rPr>
        <w:t xml:space="preserve"> – Благовіщення Пресвятої Богородиці; </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6 серпня</w:t>
      </w:r>
      <w:r w:rsidDel="00000000" w:rsidR="00000000" w:rsidRPr="00000000">
        <w:rPr>
          <w:rFonts w:ascii="Times New Roman" w:cs="Times New Roman" w:eastAsia="Times New Roman" w:hAnsi="Times New Roman"/>
          <w:rtl w:val="0"/>
        </w:rPr>
        <w:t xml:space="preserve"> – Переображення Господа нашого Ісуса Христа; </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15 серпня</w:t>
      </w:r>
      <w:r w:rsidDel="00000000" w:rsidR="00000000" w:rsidRPr="00000000">
        <w:rPr>
          <w:rFonts w:ascii="Times New Roman" w:cs="Times New Roman" w:eastAsia="Times New Roman" w:hAnsi="Times New Roman"/>
          <w:rtl w:val="0"/>
        </w:rPr>
        <w:t xml:space="preserve"> – Успіння Пресвятої Богородиці. </w:t>
      </w:r>
    </w:p>
    <w:p w:rsidR="00000000" w:rsidDel="00000000" w:rsidP="00000000" w:rsidRDefault="00000000" w:rsidRPr="00000000" w14:paraId="00000018">
      <w:pPr>
        <w:jc w:val="cente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ДНІ ОСОБЛИВОГО </w:t>
      </w:r>
      <w:r w:rsidDel="00000000" w:rsidR="00000000" w:rsidRPr="00000000">
        <w:rPr>
          <w:rFonts w:ascii="Times New Roman" w:cs="Times New Roman" w:eastAsia="Times New Roman" w:hAnsi="Times New Roman"/>
          <w:b w:val="1"/>
          <w:i w:val="1"/>
          <w:color w:val="ff0000"/>
          <w:rtl w:val="0"/>
        </w:rPr>
        <w:t xml:space="preserve">(або ВСЕЛЕНСЬКОГО)</w:t>
      </w:r>
      <w:r w:rsidDel="00000000" w:rsidR="00000000" w:rsidRPr="00000000">
        <w:rPr>
          <w:rFonts w:ascii="Times New Roman" w:cs="Times New Roman" w:eastAsia="Times New Roman" w:hAnsi="Times New Roman"/>
          <w:b w:val="1"/>
          <w:color w:val="ff0000"/>
          <w:rtl w:val="0"/>
        </w:rPr>
        <w:t xml:space="preserve">, ПОМИНАННЯ УСОПШИХ:</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22 лютого </w:t>
      </w:r>
      <w:r w:rsidDel="00000000" w:rsidR="00000000" w:rsidRPr="00000000">
        <w:rPr>
          <w:rFonts w:ascii="Times New Roman" w:cs="Times New Roman" w:eastAsia="Times New Roman" w:hAnsi="Times New Roman"/>
          <w:rtl w:val="0"/>
        </w:rPr>
        <w:t xml:space="preserve">– субота м’ясопусна; </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15 березня </w:t>
      </w:r>
      <w:r w:rsidDel="00000000" w:rsidR="00000000" w:rsidRPr="00000000">
        <w:rPr>
          <w:rFonts w:ascii="Times New Roman" w:cs="Times New Roman" w:eastAsia="Times New Roman" w:hAnsi="Times New Roman"/>
          <w:rtl w:val="0"/>
        </w:rPr>
        <w:t xml:space="preserve">– субота 2-го тижня Великого посту; </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22 березня </w:t>
      </w:r>
      <w:r w:rsidDel="00000000" w:rsidR="00000000" w:rsidRPr="00000000">
        <w:rPr>
          <w:rFonts w:ascii="Times New Roman" w:cs="Times New Roman" w:eastAsia="Times New Roman" w:hAnsi="Times New Roman"/>
          <w:rtl w:val="0"/>
        </w:rPr>
        <w:t xml:space="preserve">– субота 3-го тижня Великого посту; </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29 березня</w:t>
      </w:r>
      <w:r w:rsidDel="00000000" w:rsidR="00000000" w:rsidRPr="00000000">
        <w:rPr>
          <w:rFonts w:ascii="Times New Roman" w:cs="Times New Roman" w:eastAsia="Times New Roman" w:hAnsi="Times New Roman"/>
          <w:rtl w:val="0"/>
        </w:rPr>
        <w:t xml:space="preserve"> – субота 4-го тижня Великого посту; </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7  червня</w:t>
      </w:r>
      <w:r w:rsidDel="00000000" w:rsidR="00000000" w:rsidRPr="00000000">
        <w:rPr>
          <w:rFonts w:ascii="Times New Roman" w:cs="Times New Roman" w:eastAsia="Times New Roman" w:hAnsi="Times New Roman"/>
          <w:rtl w:val="0"/>
        </w:rPr>
        <w:t xml:space="preserve"> – субота перед святом Зіслання Святого Духа.</w:t>
      </w:r>
    </w:p>
    <w:p w:rsidR="00000000" w:rsidDel="00000000" w:rsidP="00000000" w:rsidRDefault="00000000" w:rsidRPr="00000000" w14:paraId="0000001F">
      <w:pPr>
        <w:jc w:val="cente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ПРО ПІСТ І ТРАПЕЗУ</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Згідно Кан. 115, § 2. Канонів Партикулярного права Української Греко-Католицької Церкви: </w:t>
      </w:r>
      <w:r w:rsidDel="00000000" w:rsidR="00000000" w:rsidRPr="00000000">
        <w:rPr>
          <w:rFonts w:ascii="Times New Roman" w:cs="Times New Roman" w:eastAsia="Times New Roman" w:hAnsi="Times New Roman"/>
          <w:i w:val="1"/>
          <w:color w:val="ff0000"/>
          <w:rtl w:val="0"/>
        </w:rPr>
        <w:t xml:space="preserve">«Усі вірні зобов’язані постити в такі періоди церковного року:</w:t>
      </w:r>
      <w:r w:rsidDel="00000000" w:rsidR="00000000" w:rsidRPr="00000000">
        <w:rPr>
          <w:rFonts w:ascii="Times New Roman" w:cs="Times New Roman" w:eastAsia="Times New Roman" w:hAnsi="Times New Roman"/>
          <w:rtl w:val="0"/>
        </w:rPr>
        <w:t xml:space="preserve"> Великий піст і Страсний тиждень: </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березня – 4 травня;</w:t>
      </w:r>
    </w:p>
    <w:p w:rsidR="00000000" w:rsidDel="00000000" w:rsidP="00000000" w:rsidRDefault="00000000" w:rsidRPr="00000000" w14:paraId="00000023">
      <w:pPr>
        <w:ind w:firstLine="708"/>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 перший тиждень Великого посту і впродовж усіх днів Страсного тижня потрібно утримуватися від споживання м’ясних продуктів і страв. У понеділок, середу і п’ятницю інших тижнів Великого посту, слід утриматися від споживання м’ясних продуктів і страв; у вівторок та четвер дозволено всі види їжі.</w:t>
      </w:r>
    </w:p>
    <w:p w:rsidR="00000000" w:rsidDel="00000000" w:rsidP="00000000" w:rsidRDefault="00000000" w:rsidRPr="00000000" w14:paraId="00000024">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Успенський піст (Спасівка): </w:t>
      </w:r>
      <w:r w:rsidDel="00000000" w:rsidR="00000000" w:rsidRPr="00000000">
        <w:rPr>
          <w:rFonts w:ascii="Times New Roman" w:cs="Times New Roman" w:eastAsia="Times New Roman" w:hAnsi="Times New Roman"/>
          <w:i w:val="1"/>
          <w:rtl w:val="0"/>
        </w:rPr>
        <w:t xml:space="preserve">1 серпня – 14 серпня;</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5">
      <w:pPr>
        <w:ind w:firstLine="708"/>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Різдвяний піст (Пилипівка): </w:t>
      </w:r>
      <w:r w:rsidDel="00000000" w:rsidR="00000000" w:rsidRPr="00000000">
        <w:rPr>
          <w:rFonts w:ascii="Times New Roman" w:cs="Times New Roman" w:eastAsia="Times New Roman" w:hAnsi="Times New Roman"/>
          <w:i w:val="1"/>
          <w:rtl w:val="0"/>
        </w:rPr>
        <w:t xml:space="preserve">15 листопада – 24 грудня.</w:t>
      </w:r>
    </w:p>
    <w:p w:rsidR="00000000" w:rsidDel="00000000" w:rsidP="00000000" w:rsidRDefault="00000000" w:rsidRPr="00000000" w14:paraId="00000026">
      <w:pPr>
        <w:ind w:firstLine="708"/>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В інші пости церковного року вірні зобов’язані: у середу та п’ятницю утримуватись від споживання м’ясних продуктів і страв; у понеділок, вівторок та четвер дозволено всі види їжі.</w:t>
      </w:r>
    </w:p>
    <w:p w:rsidR="00000000" w:rsidDel="00000000" w:rsidP="00000000" w:rsidRDefault="00000000" w:rsidRPr="00000000" w14:paraId="00000027">
      <w:pPr>
        <w:ind w:firstLine="708"/>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ОДНОДНЕВНІ ПОСТИ:</w:t>
      </w:r>
    </w:p>
    <w:p w:rsidR="00000000" w:rsidDel="00000000" w:rsidP="00000000" w:rsidRDefault="00000000" w:rsidRPr="00000000" w14:paraId="00000028">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Навечір'я Різдва Христового – </w:t>
      </w:r>
      <w:r w:rsidDel="00000000" w:rsidR="00000000" w:rsidRPr="00000000">
        <w:rPr>
          <w:rFonts w:ascii="Times New Roman" w:cs="Times New Roman" w:eastAsia="Times New Roman" w:hAnsi="Times New Roman"/>
          <w:i w:val="1"/>
          <w:rtl w:val="0"/>
        </w:rPr>
        <w:t xml:space="preserve">24 грудня;</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9">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Навечір'я Богоявлення Господнього – </w:t>
      </w:r>
      <w:r w:rsidDel="00000000" w:rsidR="00000000" w:rsidRPr="00000000">
        <w:rPr>
          <w:rFonts w:ascii="Times New Roman" w:cs="Times New Roman" w:eastAsia="Times New Roman" w:hAnsi="Times New Roman"/>
          <w:i w:val="1"/>
          <w:rtl w:val="0"/>
        </w:rPr>
        <w:t xml:space="preserve">5 січня;</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Усікновення Чесної голови святого Йоана Хрестителя – </w:t>
      </w:r>
      <w:r w:rsidDel="00000000" w:rsidR="00000000" w:rsidRPr="00000000">
        <w:rPr>
          <w:rFonts w:ascii="Times New Roman" w:cs="Times New Roman" w:eastAsia="Times New Roman" w:hAnsi="Times New Roman"/>
          <w:i w:val="1"/>
          <w:rtl w:val="0"/>
        </w:rPr>
        <w:t xml:space="preserve">29 серпня;</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B">
      <w:pPr>
        <w:ind w:firstLine="708"/>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Всесвітнє Воздвиження чесного і Животворящого Хреста Господнього – </w:t>
      </w:r>
      <w:r w:rsidDel="00000000" w:rsidR="00000000" w:rsidRPr="00000000">
        <w:rPr>
          <w:rFonts w:ascii="Times New Roman" w:cs="Times New Roman" w:eastAsia="Times New Roman" w:hAnsi="Times New Roman"/>
          <w:i w:val="1"/>
          <w:rtl w:val="0"/>
        </w:rPr>
        <w:t xml:space="preserve">14 вересня.</w:t>
      </w:r>
    </w:p>
    <w:p w:rsidR="00000000" w:rsidDel="00000000" w:rsidP="00000000" w:rsidRDefault="00000000" w:rsidRPr="00000000" w14:paraId="0000002C">
      <w:pPr>
        <w:ind w:firstLine="708"/>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СУВОРИЙ ПІСТ:</w:t>
      </w:r>
    </w:p>
    <w:p w:rsidR="00000000" w:rsidDel="00000000" w:rsidP="00000000" w:rsidRDefault="00000000" w:rsidRPr="00000000" w14:paraId="0000002D">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Перший день Великого посту – 3 березня</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E">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Велика п’ятниця – </w:t>
      </w:r>
      <w:r w:rsidDel="00000000" w:rsidR="00000000" w:rsidRPr="00000000">
        <w:rPr>
          <w:rFonts w:ascii="Times New Roman" w:cs="Times New Roman" w:eastAsia="Times New Roman" w:hAnsi="Times New Roman"/>
          <w:i w:val="1"/>
          <w:rtl w:val="0"/>
        </w:rPr>
        <w:t xml:space="preserve">18 квітня.</w:t>
      </w:r>
      <w:r w:rsidDel="00000000" w:rsidR="00000000" w:rsidRPr="00000000">
        <w:rPr>
          <w:rtl w:val="0"/>
        </w:rPr>
      </w:r>
    </w:p>
    <w:p w:rsidR="00000000" w:rsidDel="00000000" w:rsidP="00000000" w:rsidRDefault="00000000" w:rsidRPr="00000000" w14:paraId="0000002F">
      <w:pPr>
        <w:ind w:firstLine="708"/>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ЗАГАЛЬНИЦІ:</w:t>
      </w:r>
    </w:p>
    <w:p w:rsidR="00000000" w:rsidDel="00000000" w:rsidP="00000000" w:rsidRDefault="00000000" w:rsidRPr="00000000" w14:paraId="00000030">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 свята Різдва Христового до Навечір'я Богоявлення: </w:t>
      </w:r>
      <w:r w:rsidDel="00000000" w:rsidR="00000000" w:rsidRPr="00000000">
        <w:rPr>
          <w:rFonts w:ascii="Times New Roman" w:cs="Times New Roman" w:eastAsia="Times New Roman" w:hAnsi="Times New Roman"/>
          <w:i w:val="1"/>
          <w:rtl w:val="0"/>
        </w:rPr>
        <w:t xml:space="preserve">25 грудня – 4 січня;</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 неділі митаря і фарисея до неділі блудного сина: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i w:val="1"/>
          <w:color w:val="000000"/>
          <w:rtl w:val="0"/>
        </w:rPr>
        <w:t xml:space="preserve">6 лютого – 3 березня</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 свята Неділі Пасхи до Томиної неділі: </w:t>
      </w:r>
      <w:r w:rsidDel="00000000" w:rsidR="00000000" w:rsidRPr="00000000">
        <w:rPr>
          <w:rFonts w:ascii="Times New Roman" w:cs="Times New Roman" w:eastAsia="Times New Roman" w:hAnsi="Times New Roman"/>
          <w:i w:val="1"/>
          <w:rtl w:val="0"/>
        </w:rPr>
        <w:t xml:space="preserve">20 – 8  травня;</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 свята Зіслання Святого Духа до неділі Всіх святих: </w:t>
      </w:r>
      <w:r w:rsidDel="00000000" w:rsidR="00000000" w:rsidRPr="00000000">
        <w:rPr>
          <w:rFonts w:ascii="Times New Roman" w:cs="Times New Roman" w:eastAsia="Times New Roman" w:hAnsi="Times New Roman"/>
          <w:i w:val="1"/>
          <w:rtl w:val="0"/>
        </w:rPr>
        <w:t xml:space="preserve">8 – 15 червня;</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4">
      <w:pPr>
        <w:ind w:firstLine="708"/>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Немає посту в </w:t>
      </w:r>
      <w:r w:rsidDel="00000000" w:rsidR="00000000" w:rsidRPr="00000000">
        <w:rPr>
          <w:rFonts w:ascii="Times New Roman" w:cs="Times New Roman" w:eastAsia="Times New Roman" w:hAnsi="Times New Roman"/>
          <w:b w:val="1"/>
          <w:rtl w:val="0"/>
        </w:rPr>
        <w:t xml:space="preserve">суботи</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неділі</w:t>
      </w:r>
      <w:r w:rsidDel="00000000" w:rsidR="00000000" w:rsidRPr="00000000">
        <w:rPr>
          <w:rFonts w:ascii="Times New Roman" w:cs="Times New Roman" w:eastAsia="Times New Roman" w:hAnsi="Times New Roman"/>
          <w:rtl w:val="0"/>
        </w:rPr>
        <w:t xml:space="preserve"> та дні святкування Нового року: </w:t>
      </w:r>
      <w:r w:rsidDel="00000000" w:rsidR="00000000" w:rsidRPr="00000000">
        <w:rPr>
          <w:rFonts w:ascii="Times New Roman" w:cs="Times New Roman" w:eastAsia="Times New Roman" w:hAnsi="Times New Roman"/>
          <w:i w:val="1"/>
          <w:rtl w:val="0"/>
        </w:rPr>
        <w:t xml:space="preserve">31 грудня</w:t>
      </w:r>
      <w:r w:rsidDel="00000000" w:rsidR="00000000" w:rsidRPr="00000000">
        <w:rPr>
          <w:rFonts w:ascii="Times New Roman" w:cs="Times New Roman" w:eastAsia="Times New Roman" w:hAnsi="Times New Roman"/>
          <w:rtl w:val="0"/>
        </w:rPr>
        <w:t xml:space="preserve"> і </w:t>
      </w:r>
      <w:r w:rsidDel="00000000" w:rsidR="00000000" w:rsidRPr="00000000">
        <w:rPr>
          <w:rFonts w:ascii="Times New Roman" w:cs="Times New Roman" w:eastAsia="Times New Roman" w:hAnsi="Times New Roman"/>
          <w:i w:val="1"/>
          <w:rtl w:val="0"/>
        </w:rPr>
        <w:t xml:space="preserve">01 січня</w:t>
      </w:r>
      <w:r w:rsidDel="00000000" w:rsidR="00000000" w:rsidRPr="00000000">
        <w:rPr>
          <w:rFonts w:ascii="Times New Roman" w:cs="Times New Roman" w:eastAsia="Times New Roman" w:hAnsi="Times New Roman"/>
          <w:rtl w:val="0"/>
        </w:rPr>
        <w:t xml:space="preserve"> та Незалежності України – </w:t>
      </w:r>
      <w:r w:rsidDel="00000000" w:rsidR="00000000" w:rsidRPr="00000000">
        <w:rPr>
          <w:rFonts w:ascii="Times New Roman" w:cs="Times New Roman" w:eastAsia="Times New Roman" w:hAnsi="Times New Roman"/>
          <w:i w:val="1"/>
          <w:rtl w:val="0"/>
        </w:rPr>
        <w:t xml:space="preserve">24 серпня.</w:t>
      </w:r>
    </w:p>
    <w:p w:rsidR="00000000" w:rsidDel="00000000" w:rsidP="00000000" w:rsidRDefault="00000000" w:rsidRPr="00000000" w14:paraId="00000035">
      <w:pPr>
        <w:ind w:firstLine="708"/>
        <w:jc w:val="cente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36">
      <w:pPr>
        <w:ind w:firstLine="708"/>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ЗАГАЛЬНІ РЕКОМЕНДАЦІЇ ПРО БАРВИ БОГОСЛУЖБОВИХ РИЗ</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Згідно з Катехизмом, Української Греко-Католицької Церкви, «Христос – наша Пасха» пригадуємо, що: «Священнослужителі звершують богослужіння в літургійних ризах, які символізують нове життя у Воскреслому Христі; пишністю і красою ризи виражають «благу красу» грядущого Божого Царства. Символіку риз виражають молитви на їх зодягання». А також: «…ризи священнослужителів у нашій традиції є різних кольорів, відповідно до змісту богослужінь. </w:t>
      </w:r>
    </w:p>
    <w:p w:rsidR="00000000" w:rsidDel="00000000" w:rsidP="00000000" w:rsidRDefault="00000000" w:rsidRPr="00000000" w14:paraId="00000039">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 цьогорічному календарі, на численні прохання душпастирів та для більшої зручності, подаємо практичні вказівки (рекомендації) щодо вживання конкретної барви літургійних риз для окремих днів літургійного року. Барви літургійних риз підкреслюють характер і зміст свята, яке звершує церковна спільнота. Передовсім мова йде про Господські і Богородичні празники, які в нашій літургійній традиції мають відповідну літургійну барву. Окремо слід наголосити, що рекомендації щодо барви риз стосуються також і періоду посвяття, яке зазвичай триває вісім днів. Зазначаючи літургійну барву риз, ми опиралися передовсім на логіку літургійного уставу того чи іншого дня. Барва риз має відповідати змісту літургійних текстів дня. Таким чином, рекомендації щодо вживання риз служать і моментом літургійної катехизи для вірних, а також показують, що Літургія не є сумним дійством, і навіть, якщо відбувається приношення в намірі за усопших, ніщо не може затемнити пасхальної радості, якою пройняте кожне християнське свято.</w:t>
      </w:r>
    </w:p>
    <w:p w:rsidR="00000000" w:rsidDel="00000000" w:rsidP="00000000" w:rsidRDefault="00000000" w:rsidRPr="00000000" w14:paraId="0000003A">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Білі та золотисті – використовують на Господські свята; </w:t>
      </w:r>
    </w:p>
    <w:p w:rsidR="00000000" w:rsidDel="00000000" w:rsidP="00000000" w:rsidRDefault="00000000" w:rsidRPr="00000000" w14:paraId="0000003B">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Блакитні – на Богородичні; </w:t>
      </w:r>
    </w:p>
    <w:p w:rsidR="00000000" w:rsidDel="00000000" w:rsidP="00000000" w:rsidRDefault="00000000" w:rsidRPr="00000000" w14:paraId="0000003C">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Зелені – на П’ятдесятницю; </w:t>
      </w:r>
    </w:p>
    <w:p w:rsidR="00000000" w:rsidDel="00000000" w:rsidP="00000000" w:rsidRDefault="00000000" w:rsidRPr="00000000" w14:paraId="0000003D">
      <w:pPr>
        <w:ind w:firstLine="708"/>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rtl w:val="0"/>
        </w:rPr>
        <w:t xml:space="preserve">♦ Червоні (багряні) – на Великий піст і заупокійні богослужіння».</w:t>
      </w:r>
      <w:r w:rsidDel="00000000" w:rsidR="00000000" w:rsidRPr="00000000">
        <w:rPr>
          <w:rtl w:val="0"/>
        </w:rPr>
      </w:r>
    </w:p>
    <w:p w:rsidR="00000000" w:rsidDel="00000000" w:rsidP="00000000" w:rsidRDefault="00000000" w:rsidRPr="00000000" w14:paraId="0000003E">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Style w:val="Heading1"/>
        <w:rPr>
          <w:rFonts w:ascii="Times New Roman" w:cs="Times New Roman" w:eastAsia="Times New Roman" w:hAnsi="Times New Roman"/>
          <w:sz w:val="28"/>
          <w:szCs w:val="28"/>
        </w:rPr>
      </w:pPr>
      <w:bookmarkStart w:colFirst="0" w:colLast="0" w:name="_heading=h.2et92p0" w:id="1"/>
      <w:bookmarkEnd w:id="1"/>
      <w:r w:rsidDel="00000000" w:rsidR="00000000" w:rsidRPr="00000000">
        <w:rPr>
          <w:rFonts w:ascii="Times New Roman" w:cs="Times New Roman" w:eastAsia="Times New Roman" w:hAnsi="Times New Roman"/>
          <w:sz w:val="28"/>
          <w:szCs w:val="28"/>
          <w:rtl w:val="0"/>
        </w:rPr>
        <w:t xml:space="preserve">Січень</w:t>
      </w:r>
    </w:p>
    <w:p w:rsidR="00000000" w:rsidDel="00000000" w:rsidP="00000000" w:rsidRDefault="00000000" w:rsidRPr="00000000" w14:paraId="0000004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w:t>
      </w:r>
    </w:p>
    <w:p w:rsidR="00000000" w:rsidDel="00000000" w:rsidP="00000000" w:rsidRDefault="00000000" w:rsidRPr="00000000" w14:paraId="00000042">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1 🕀 Обрізання Господа Бога і Спаса нашого Ісуса Христа. </w:t>
      </w:r>
    </w:p>
    <w:p w:rsidR="00000000" w:rsidDel="00000000" w:rsidP="00000000" w:rsidRDefault="00000000" w:rsidRPr="00000000" w14:paraId="0000004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отця нашого Василія Великого, архиєпископа Кесарії Каппадокійської.</w:t>
      </w:r>
    </w:p>
    <w:p w:rsidR="00000000" w:rsidDel="00000000" w:rsidP="00000000" w:rsidRDefault="00000000" w:rsidRPr="00000000" w14:paraId="0000004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4 свята і 4 святого, Сл.: святого, І нині: свята. Вхід. Прокімен дня і три читання: Бт. 17, 1-14; Прип. 8, 22-30.; Прип. 10, 31-11, 12. На Литії стихири святого, тільки І нині: свята. Стиховня святого, Слава: святого, І нині: свята. На благословенні хлібів тропар святого (2) і свята (1).</w:t>
      </w:r>
    </w:p>
    <w:p w:rsidR="00000000" w:rsidDel="00000000" w:rsidP="00000000" w:rsidRDefault="00000000" w:rsidRPr="00000000" w14:paraId="0000004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свята (2), Сл.: тропар святого, І нині: свята. Катизми </w:t>
      </w:r>
      <w:sdt>
        <w:sdtPr>
          <w:tag w:val="goog_rdk_0"/>
        </w:sdtPr>
        <w:sdtContent>
          <w:ins w:author="Петро Томенко" w:id="0" w:date="2025-02-03T15:36:29Z">
            <w:r w:rsidDel="00000000" w:rsidR="00000000" w:rsidRPr="00000000">
              <w:rPr>
                <w:rFonts w:ascii="Times New Roman" w:cs="Times New Roman" w:eastAsia="Times New Roman" w:hAnsi="Times New Roman"/>
                <w:color w:val="ff0000"/>
                <w:rtl w:val="0"/>
              </w:rPr>
              <w:t xml:space="preserve">10 і 11. Малі єктенії</w:t>
            </w:r>
          </w:ins>
        </w:sdtContent>
      </w:sdt>
      <w:sdt>
        <w:sdtPr>
          <w:tag w:val="goog_rdk_1"/>
        </w:sdtPr>
        <w:sdtContent>
          <w:del w:author="Петро Томенко" w:id="0" w:date="2025-02-03T15:36:29Z">
            <w:r w:rsidDel="00000000" w:rsidR="00000000" w:rsidRPr="00000000">
              <w:rPr>
                <w:rFonts w:ascii="Times New Roman" w:cs="Times New Roman" w:eastAsia="Times New Roman" w:hAnsi="Times New Roman"/>
                <w:color w:val="ff0000"/>
                <w:rtl w:val="0"/>
              </w:rPr>
              <w:delText xml:space="preserve">чергові.</w:delText>
            </w:r>
          </w:del>
        </w:sdtContent>
      </w:sdt>
      <w:r w:rsidDel="00000000" w:rsidR="00000000" w:rsidRPr="00000000">
        <w:rPr>
          <w:rFonts w:ascii="Times New Roman" w:cs="Times New Roman" w:eastAsia="Times New Roman" w:hAnsi="Times New Roman"/>
          <w:color w:val="ff0000"/>
          <w:rtl w:val="0"/>
        </w:rPr>
        <w:t xml:space="preserve"> і сідальні святого, </w:t>
      </w:r>
      <w:sdt>
        <w:sdtPr>
          <w:tag w:val="goog_rdk_2"/>
        </w:sdtPr>
        <w:sdtContent>
          <w:ins w:author="Петро Томенко" w:id="1" w:date="2025-02-03T15:36:53Z">
            <w:r w:rsidDel="00000000" w:rsidR="00000000" w:rsidRPr="00000000">
              <w:rPr>
                <w:rFonts w:ascii="Times New Roman" w:cs="Times New Roman" w:eastAsia="Times New Roman" w:hAnsi="Times New Roman"/>
                <w:color w:val="ff0000"/>
                <w:rtl w:val="0"/>
              </w:rPr>
              <w:t xml:space="preserve">Слава, </w:t>
            </w:r>
          </w:ins>
        </w:sdtContent>
      </w:sdt>
      <w:r w:rsidDel="00000000" w:rsidR="00000000" w:rsidRPr="00000000">
        <w:rPr>
          <w:rFonts w:ascii="Times New Roman" w:cs="Times New Roman" w:eastAsia="Times New Roman" w:hAnsi="Times New Roman"/>
          <w:color w:val="ff0000"/>
          <w:rtl w:val="0"/>
        </w:rPr>
        <w:t xml:space="preserve">І нині: сідал. свята. Полієлей, Величання святого; сідальний святого, Сл.: святого, І нині: свята. Степенна 4 гл., «Від юності моєї»; все інше до канону – святому. Єв. – Ів. зач. 36; 10, 9-16. Після 50 Пс. -</w:t>
      </w:r>
      <w:sdt>
        <w:sdtPr>
          <w:tag w:val="goog_rdk_3"/>
        </w:sdtPr>
        <w:sdtContent>
          <w:ins w:author="Петро Томенко" w:id="2" w:date="2025-02-03T12:12:41Z">
            <w:r w:rsidDel="00000000" w:rsidR="00000000" w:rsidRPr="00000000">
              <w:rPr>
                <w:rFonts w:ascii="Times New Roman" w:cs="Times New Roman" w:eastAsia="Times New Roman" w:hAnsi="Times New Roman"/>
                <w:color w:val="ff0000"/>
                <w:rtl w:val="0"/>
              </w:rPr>
              <w:t xml:space="preserve">Слааа - Молитвами святителя Василія </w:t>
            </w:r>
          </w:ins>
        </w:sdtContent>
      </w:sdt>
      <w:r w:rsidDel="00000000" w:rsidR="00000000" w:rsidRPr="00000000">
        <w:rPr>
          <w:rFonts w:ascii="Times New Roman" w:cs="Times New Roman" w:eastAsia="Times New Roman" w:hAnsi="Times New Roman"/>
          <w:color w:val="ff0000"/>
          <w:rtl w:val="0"/>
        </w:rPr>
        <w:t xml:space="preserve"> стихира святого. Канон свята і святого. Катавасія - ірмоси канону Богоявлення “Глибини відкрив дно”. По 3-ій – сідальний св., Сл., І нині: свята; по 6-ій – кондак-ікос святому; на 9-ій замість “Чеснішу” – приспіви свята і святого; по 9-ій – світильний святого, Сл., І нині: свята. На Хвалитних 6 стихир: 3 свята і 3 святого, Сл.: святого, І нині: свята. По вел. славослов’ї – тропар святого, Сл., І нині: свята. Відпуст великий свята з помин. святого.</w:t>
      </w:r>
    </w:p>
    <w:p w:rsidR="00000000" w:rsidDel="00000000" w:rsidP="00000000" w:rsidRDefault="00000000" w:rsidRPr="00000000" w14:paraId="0000004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свята., Сл.: святому. Кондаки: на 1 і 6 - свята, на 3 і 9 - святому.</w:t>
      </w:r>
    </w:p>
    <w:p w:rsidR="00000000" w:rsidDel="00000000" w:rsidP="00000000" w:rsidRDefault="00000000" w:rsidRPr="00000000" w14:paraId="0000004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 Тропар свята і святого, Сл.: кондак святого, І нині: кондак свята. Прокімен свята і святого. </w:t>
      </w:r>
      <w:r w:rsidDel="00000000" w:rsidR="00000000" w:rsidRPr="00000000">
        <w:rPr>
          <w:rFonts w:ascii="Times New Roman" w:cs="Times New Roman" w:eastAsia="Times New Roman" w:hAnsi="Times New Roman"/>
          <w:i w:val="1"/>
          <w:color w:val="ff0000"/>
          <w:rtl w:val="0"/>
        </w:rPr>
        <w:t xml:space="preserve">Свята: </w:t>
      </w:r>
      <w:r w:rsidDel="00000000" w:rsidR="00000000" w:rsidRPr="00000000">
        <w:rPr>
          <w:rFonts w:ascii="Times New Roman" w:cs="Times New Roman" w:eastAsia="Times New Roman" w:hAnsi="Times New Roman"/>
          <w:color w:val="ff0000"/>
          <w:rtl w:val="0"/>
        </w:rPr>
        <w:t xml:space="preserve">Ап. Кол. зач. 254; 2, 8-12.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Єв. – Лк. зач. 6; 2, 20-21; 40-52. </w:t>
      </w:r>
      <w:r w:rsidDel="00000000" w:rsidR="00000000" w:rsidRPr="00000000">
        <w:rPr>
          <w:rFonts w:ascii="Times New Roman" w:cs="Times New Roman" w:eastAsia="Times New Roman" w:hAnsi="Times New Roman"/>
          <w:i w:val="1"/>
          <w:color w:val="ff0000"/>
          <w:rtl w:val="0"/>
        </w:rPr>
        <w:t xml:space="preserve">Св.: </w:t>
      </w:r>
      <w:r w:rsidDel="00000000" w:rsidR="00000000" w:rsidRPr="00000000">
        <w:rPr>
          <w:rFonts w:ascii="Times New Roman" w:cs="Times New Roman" w:eastAsia="Times New Roman" w:hAnsi="Times New Roman"/>
          <w:color w:val="ff0000"/>
          <w:rtl w:val="0"/>
        </w:rPr>
        <w:t xml:space="preserve">Ап. – Євр. 318 зач.; 7, 26-8,2. Єв. – Лк. 24 зач.; 6, 17-23.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“Тобою радується”.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Причасний свята і святого.</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9">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04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Передсвяття Богоявлення. Святого Сильвестра, папи Римського.</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w:t>
      </w:r>
      <w:sdt>
        <w:sdtPr>
          <w:tag w:val="goog_rdk_4"/>
        </w:sdtPr>
        <w:sdtContent>
          <w:ins w:author="Петро Томенко" w:id="3" w:date="2025-02-03T15:35:51Z">
            <w:r w:rsidDel="00000000" w:rsidR="00000000" w:rsidRPr="00000000">
              <w:rPr>
                <w:rFonts w:ascii="Times New Roman" w:cs="Times New Roman" w:eastAsia="Times New Roman" w:hAnsi="Times New Roman"/>
                <w:rtl w:val="0"/>
              </w:rPr>
              <w:t xml:space="preserve">12</w:t>
            </w:r>
          </w:ins>
        </w:sdtContent>
      </w:sdt>
      <w:sdt>
        <w:sdtPr>
          <w:tag w:val="goog_rdk_5"/>
        </w:sdtPr>
        <w:sdtContent>
          <w:del w:author="Петро Томенко" w:id="3" w:date="2025-02-03T15:35:51Z">
            <w:r w:rsidDel="00000000" w:rsidR="00000000" w:rsidRPr="00000000">
              <w:rPr>
                <w:rFonts w:ascii="Times New Roman" w:cs="Times New Roman" w:eastAsia="Times New Roman" w:hAnsi="Times New Roman"/>
                <w:rtl w:val="0"/>
              </w:rPr>
              <w:delText xml:space="preserve">чергова</w:delText>
            </w:r>
          </w:del>
        </w:sdtContent>
      </w:sdt>
      <w:r w:rsidDel="00000000" w:rsidR="00000000" w:rsidRPr="00000000">
        <w:rPr>
          <w:rFonts w:ascii="Times New Roman" w:cs="Times New Roman" w:eastAsia="Times New Roman" w:hAnsi="Times New Roman"/>
          <w:rtl w:val="0"/>
        </w:rPr>
        <w:t xml:space="preserve">. На “Господи, взиваю” 6 стихир: 3 передсв. і 3 св.; Сл.: св., І нині: передсв. Стиховня передсв., Сл., І нині: передсв. По “Отче наш”: тропар св., Сл., І нині: передсв. Відпуст середній з помин. дня. і св.</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передсв. (2), Сл.: св., І нині: передсв. Катизми</w:t>
      </w:r>
      <w:sdt>
        <w:sdtPr>
          <w:tag w:val="goog_rdk_6"/>
        </w:sdtPr>
        <w:sdtContent>
          <w:ins w:author="Петро Томенко" w:id="4" w:date="2025-02-03T15:37:14Z">
            <w:r w:rsidDel="00000000" w:rsidR="00000000" w:rsidRPr="00000000">
              <w:rPr>
                <w:rFonts w:ascii="Times New Roman" w:cs="Times New Roman" w:eastAsia="Times New Roman" w:hAnsi="Times New Roman"/>
                <w:rtl w:val="0"/>
              </w:rPr>
              <w:t xml:space="preserve"> 13 і 14. Малі єкьтенії. </w:t>
            </w:r>
          </w:ins>
        </w:sdtContent>
      </w:sdt>
      <w:sdt>
        <w:sdtPr>
          <w:tag w:val="goog_rdk_7"/>
        </w:sdtPr>
        <w:sdtContent>
          <w:del w:author="Петро Томенко" w:id="4" w:date="2025-02-03T15:37:14Z">
            <w:r w:rsidDel="00000000" w:rsidR="00000000" w:rsidRPr="00000000">
              <w:rPr>
                <w:rFonts w:ascii="Times New Roman" w:cs="Times New Roman" w:eastAsia="Times New Roman" w:hAnsi="Times New Roman"/>
                <w:rtl w:val="0"/>
              </w:rPr>
              <w:delText xml:space="preserve"> черг</w:delText>
            </w:r>
          </w:del>
        </w:sdtContent>
      </w:sdt>
      <w:r w:rsidDel="00000000" w:rsidR="00000000" w:rsidRPr="00000000">
        <w:rPr>
          <w:rFonts w:ascii="Times New Roman" w:cs="Times New Roman" w:eastAsia="Times New Roman" w:hAnsi="Times New Roman"/>
          <w:rtl w:val="0"/>
        </w:rPr>
        <w:t xml:space="preserve">., сідальні передсв. Канон передсв. та св.</w:t>
      </w:r>
      <w:sdt>
        <w:sdtPr>
          <w:tag w:val="goog_rdk_8"/>
        </w:sdtPr>
        <w:sdtContent>
          <w:ins w:author="Петро Томенко" w:id="5" w:date="2025-02-04T10:03:08Z">
            <w:r w:rsidDel="00000000" w:rsidR="00000000" w:rsidRPr="00000000">
              <w:rPr>
                <w:rFonts w:ascii="Times New Roman" w:cs="Times New Roman" w:eastAsia="Times New Roman" w:hAnsi="Times New Roman"/>
                <w:rtl w:val="0"/>
              </w:rPr>
              <w:t xml:space="preserve">Катавасія після 3, 6, 8 і 9 пісень ірмоси канону св. Після 3 пісні? Після 6 пісні?</w:t>
            </w:r>
          </w:ins>
        </w:sdtContent>
      </w:sdt>
      <w:r w:rsidDel="00000000" w:rsidR="00000000" w:rsidRPr="00000000">
        <w:rPr>
          <w:rFonts w:ascii="Times New Roman" w:cs="Times New Roman" w:eastAsia="Times New Roman" w:hAnsi="Times New Roman"/>
          <w:rtl w:val="0"/>
        </w:rPr>
        <w:t xml:space="preserve"> По 9-ій пісні – світильний св., Сл., І нині: передсв. Стиховня передсв., Сл., І нині: передсв. По “Отче наш”: тропар св., Сл., І нині: передсв. Відпуст середній з поминанням дня і св.</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передсв.; на 3 та 9 – Сл.: тропар св. Кондаки: на 1 та 6 – передсв.; на 3 і 9 – св.</w:t>
      </w:r>
    </w:p>
    <w:p w:rsidR="00000000" w:rsidDel="00000000" w:rsidP="00000000" w:rsidRDefault="00000000" w:rsidRPr="00000000" w14:paraId="000000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тропар передсв.,</w:t>
      </w:r>
      <w:sdt>
        <w:sdtPr>
          <w:tag w:val="goog_rdk_9"/>
        </w:sdtPr>
        <w:sdtContent>
          <w:ins w:author="Петро Томенко" w:id="6" w:date="2025-02-03T12:15:43Z">
            <w:r w:rsidDel="00000000" w:rsidR="00000000" w:rsidRPr="00000000">
              <w:rPr>
                <w:rFonts w:ascii="Times New Roman" w:cs="Times New Roman" w:eastAsia="Times New Roman" w:hAnsi="Times New Roman"/>
                <w:rtl w:val="0"/>
              </w:rPr>
              <w:t xml:space="preserve"> тропар прп.</w:t>
            </w:r>
          </w:ins>
        </w:sdtContent>
      </w:sdt>
      <w:r w:rsidDel="00000000" w:rsidR="00000000" w:rsidRPr="00000000">
        <w:rPr>
          <w:rFonts w:ascii="Times New Roman" w:cs="Times New Roman" w:eastAsia="Times New Roman" w:hAnsi="Times New Roman"/>
          <w:rtl w:val="0"/>
        </w:rPr>
        <w:t xml:space="preserve"> Сл.,</w:t>
      </w:r>
      <w:sdt>
        <w:sdtPr>
          <w:tag w:val="goog_rdk_10"/>
        </w:sdtPr>
        <w:sdtContent>
          <w:ins w:author="Петро Томенко" w:id="7" w:date="2025-02-03T12:15:59Z">
            <w:r w:rsidDel="00000000" w:rsidR="00000000" w:rsidRPr="00000000">
              <w:rPr>
                <w:rFonts w:ascii="Times New Roman" w:cs="Times New Roman" w:eastAsia="Times New Roman" w:hAnsi="Times New Roman"/>
                <w:rtl w:val="0"/>
              </w:rPr>
              <w:t xml:space="preserve"> - кондак прп.</w:t>
            </w:r>
          </w:ins>
        </w:sdtContent>
      </w:sdt>
      <w:r w:rsidDel="00000000" w:rsidR="00000000" w:rsidRPr="00000000">
        <w:rPr>
          <w:rFonts w:ascii="Times New Roman" w:cs="Times New Roman" w:eastAsia="Times New Roman" w:hAnsi="Times New Roman"/>
          <w:rtl w:val="0"/>
        </w:rPr>
        <w:t xml:space="preserve"> І нині: конд. передсв.; </w:t>
      </w:r>
      <w:sdt>
        <w:sdtPr>
          <w:tag w:val="goog_rdk_11"/>
        </w:sdtPr>
        <w:sdtContent>
          <w:ins w:author="Петро Томенко" w:id="8" w:date="2025-02-03T12:16:13Z">
            <w:r w:rsidDel="00000000" w:rsidR="00000000" w:rsidRPr="00000000">
              <w:rPr>
                <w:rFonts w:ascii="Times New Roman" w:cs="Times New Roman" w:eastAsia="Times New Roman" w:hAnsi="Times New Roman"/>
                <w:rtl w:val="0"/>
              </w:rPr>
              <w:t xml:space="preserve">прокімен, алилуарій і причачний прп. </w:t>
            </w:r>
          </w:ins>
        </w:sdtContent>
      </w:sdt>
      <w:sdt>
        <w:sdtPr>
          <w:tag w:val="goog_rdk_12"/>
        </w:sdtPr>
        <w:sdtContent>
          <w:del w:author="Петро Томенко" w:id="8" w:date="2025-02-03T12:16:13Z">
            <w:r w:rsidDel="00000000" w:rsidR="00000000" w:rsidRPr="00000000">
              <w:rPr>
                <w:rFonts w:ascii="Times New Roman" w:cs="Times New Roman" w:eastAsia="Times New Roman" w:hAnsi="Times New Roman"/>
                <w:rtl w:val="0"/>
              </w:rPr>
              <w:delText xml:space="preserve">все інше – дня.</w:delText>
            </w:r>
          </w:del>
        </w:sdtContent>
      </w:sdt>
      <w:r w:rsidDel="00000000" w:rsidR="00000000" w:rsidRPr="00000000">
        <w:rPr>
          <w:rFonts w:ascii="Times New Roman" w:cs="Times New Roman" w:eastAsia="Times New Roman" w:hAnsi="Times New Roman"/>
          <w:rtl w:val="0"/>
        </w:rPr>
        <w:t xml:space="preserve"> Ап. – Тит 300 зач.; 1, 5 – 2, 1</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Єв. – Лк. 100 зач.; 20, 9-18.</w:t>
      </w:r>
      <w:sdt>
        <w:sdtPr>
          <w:tag w:val="goog_rdk_13"/>
        </w:sdtPr>
        <w:sdtContent>
          <w:ins w:author="Петро Томенко" w:id="9" w:date="2025-02-03T12:16:34Z">
            <w:r w:rsidDel="00000000" w:rsidR="00000000" w:rsidRPr="00000000">
              <w:rPr>
                <w:rFonts w:ascii="Times New Roman" w:cs="Times New Roman" w:eastAsia="Times New Roman" w:hAnsi="Times New Roman"/>
                <w:rtl w:val="0"/>
              </w:rPr>
              <w:t xml:space="preserve"> Прп.: Апостол:  Євр., 318 зач. Євангеліє: Йо., 8 зач. - подає місячна мінея</w:t>
            </w:r>
          </w:ins>
        </w:sdtContent>
      </w:sdt>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2">
      <w:pPr>
        <w:ind w:right="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w:t>
      </w:r>
    </w:p>
    <w:p w:rsidR="00000000" w:rsidDel="00000000" w:rsidP="00000000" w:rsidRDefault="00000000" w:rsidRPr="00000000" w14:paraId="0000005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Передсвяття Богоявлення</w:t>
      </w:r>
    </w:p>
    <w:p w:rsidR="00000000" w:rsidDel="00000000" w:rsidP="00000000" w:rsidRDefault="00000000" w:rsidRPr="00000000" w14:paraId="0000005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пророка Малахії. Святого мученика Гордія.</w:t>
      </w:r>
    </w:p>
    <w:p w:rsidR="00000000" w:rsidDel="00000000" w:rsidP="00000000" w:rsidRDefault="00000000" w:rsidRPr="00000000" w14:paraId="00000055">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w:t>
      </w:r>
      <w:sdt>
        <w:sdtPr>
          <w:tag w:val="goog_rdk_14"/>
        </w:sdtPr>
        <w:sdtContent>
          <w:ins w:author="Петро Томенко" w:id="10" w:date="2025-02-03T15:37:50Z">
            <w:r w:rsidDel="00000000" w:rsidR="00000000" w:rsidRPr="00000000">
              <w:rPr>
                <w:rFonts w:ascii="Times New Roman" w:cs="Times New Roman" w:eastAsia="Times New Roman" w:hAnsi="Times New Roman"/>
                <w:rtl w:val="0"/>
              </w:rPr>
              <w:t xml:space="preserve">15</w:t>
            </w:r>
          </w:ins>
        </w:sdtContent>
      </w:sdt>
      <w:sdt>
        <w:sdtPr>
          <w:tag w:val="goog_rdk_15"/>
        </w:sdtPr>
        <w:sdtContent>
          <w:del w:author="Петро Томенко" w:id="10" w:date="2025-02-03T15:37:50Z">
            <w:r w:rsidDel="00000000" w:rsidR="00000000" w:rsidRPr="00000000">
              <w:rPr>
                <w:rFonts w:ascii="Times New Roman" w:cs="Times New Roman" w:eastAsia="Times New Roman" w:hAnsi="Times New Roman"/>
                <w:rtl w:val="0"/>
              </w:rPr>
              <w:delText xml:space="preserve">чергова</w:delText>
            </w:r>
          </w:del>
        </w:sdtContent>
      </w:sdt>
      <w:r w:rsidDel="00000000" w:rsidR="00000000" w:rsidRPr="00000000">
        <w:rPr>
          <w:rFonts w:ascii="Times New Roman" w:cs="Times New Roman" w:eastAsia="Times New Roman" w:hAnsi="Times New Roman"/>
          <w:rtl w:val="0"/>
        </w:rPr>
        <w:t xml:space="preserve">. На “Господи, взиваю” 6 стихир: 3 прор. і 3 мч.; Сл.: прп., І нині: передсв. Стиховня передсв., Сл., І нині: передсв. По “Отче наш”: тропар прор., Сл.: мч., І нині: передсвяття. Відпуст середній з помин. дня., прор. і мч.</w:t>
      </w: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передсв. і прор., Сл.: мч., І нині: передсв. Катизми </w:t>
      </w:r>
      <w:sdt>
        <w:sdtPr>
          <w:tag w:val="goog_rdk_16"/>
        </w:sdtPr>
        <w:sdtContent>
          <w:ins w:author="Петро Томенко" w:id="11" w:date="2025-02-03T15:38:41Z">
            <w:r w:rsidDel="00000000" w:rsidR="00000000" w:rsidRPr="00000000">
              <w:rPr>
                <w:rFonts w:ascii="Times New Roman" w:cs="Times New Roman" w:eastAsia="Times New Roman" w:hAnsi="Times New Roman"/>
                <w:rtl w:val="0"/>
              </w:rPr>
              <w:t xml:space="preserve">19 і 20. Малі єктенії.</w:t>
            </w:r>
          </w:ins>
        </w:sdtContent>
      </w:sdt>
      <w:sdt>
        <w:sdtPr>
          <w:tag w:val="goog_rdk_17"/>
        </w:sdtPr>
        <w:sdtContent>
          <w:del w:author="Петро Томенко" w:id="11" w:date="2025-02-03T15:38:41Z">
            <w:r w:rsidDel="00000000" w:rsidR="00000000" w:rsidRPr="00000000">
              <w:rPr>
                <w:rFonts w:ascii="Times New Roman" w:cs="Times New Roman" w:eastAsia="Times New Roman" w:hAnsi="Times New Roman"/>
                <w:rtl w:val="0"/>
              </w:rPr>
              <w:delText xml:space="preserve">черг.,</w:delText>
            </w:r>
          </w:del>
        </w:sdtContent>
      </w:sdt>
      <w:r w:rsidDel="00000000" w:rsidR="00000000" w:rsidRPr="00000000">
        <w:rPr>
          <w:rFonts w:ascii="Times New Roman" w:cs="Times New Roman" w:eastAsia="Times New Roman" w:hAnsi="Times New Roman"/>
          <w:rtl w:val="0"/>
        </w:rPr>
        <w:t xml:space="preserve"> сідальні передсв. Канон передсвяття прор. і мч.</w:t>
      </w:r>
      <w:sdt>
        <w:sdtPr>
          <w:tag w:val="goog_rdk_18"/>
        </w:sdtPr>
        <w:sdtContent>
          <w:ins w:author="Петро Томенко" w:id="12" w:date="2025-02-04T10:04:13Z">
            <w:r w:rsidDel="00000000" w:rsidR="00000000" w:rsidRPr="00000000">
              <w:rPr>
                <w:rFonts w:ascii="Times New Roman" w:cs="Times New Roman" w:eastAsia="Times New Roman" w:hAnsi="Times New Roman"/>
                <w:rtl w:val="0"/>
              </w:rPr>
              <w:t xml:space="preserve"> Катавасія після 3, 6, 8 і 9 пісень ірмоси канону  мч. Після 3 пісні? Після 6 пісні?</w:t>
            </w:r>
          </w:ins>
        </w:sdtContent>
      </w:sdt>
      <w:r w:rsidDel="00000000" w:rsidR="00000000" w:rsidRPr="00000000">
        <w:rPr>
          <w:rFonts w:ascii="Times New Roman" w:cs="Times New Roman" w:eastAsia="Times New Roman" w:hAnsi="Times New Roman"/>
          <w:rtl w:val="0"/>
        </w:rPr>
        <w:t xml:space="preserve"> По 9-ій пісні – світильний прор., Сл.: мч., І нині: передсв. На Хвалитних 4 стихири передсв., Сл.: передсв., І нині: передсв. Стиховня передсв., Сл., І нині: передсв. По “Отче наш”: тропар прор., Сл.: прп., І нині: передсв. Відпуст середній з поминанням дня, прор. і мч.</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Великі (Царські) Часи </w:t>
      </w:r>
      <w:r w:rsidDel="00000000" w:rsidR="00000000" w:rsidRPr="00000000">
        <w:rPr>
          <w:rFonts w:ascii="Times New Roman" w:cs="Times New Roman" w:eastAsia="Times New Roman" w:hAnsi="Times New Roman"/>
          <w:i w:val="1"/>
          <w:rtl w:val="0"/>
        </w:rPr>
        <w:t xml:space="preserve">служимо при зачинених св. дверях, які відчиняємо тільки на читання Євангелії. Свічки на престолі запалюємо тільки на читання Євангелії. Відпуст творимо аж по закінченні Обідниці</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1-му часі – Ап. – Ді. 33 зач.; 13, 25 – 32. Єв. – Мт. 5 зач.; 3, 1 – 11.</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3-му часі – Ап. – Ді. 42 зач.; 19, 1 – 8. Єв. – Мр. 1 зач.; 1, 1 – 8.</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6-му часі – Ап. – Рим. 91 зач.; 6, 3 – 11. Єв. – Мр. 2 зач.; 1, 9 – 15.</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9-му часі – Ап. – Тит. 302 зач.; 2, 11 – 14; 3, 4 – 7; Єв. Мт. 6 зач.; 3, 13 – 17.</w:t>
      </w:r>
    </w:p>
    <w:p w:rsidR="00000000" w:rsidDel="00000000" w:rsidP="00000000" w:rsidRDefault="00000000" w:rsidRPr="00000000" w14:paraId="0000005C">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Божественної Літургії не служимо.</w:t>
      </w:r>
    </w:p>
    <w:p w:rsidR="00000000" w:rsidDel="00000000" w:rsidP="00000000" w:rsidRDefault="00000000" w:rsidRPr="00000000" w14:paraId="0000005D">
      <w:pPr>
        <w:spacing w:after="240"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br w:type="textWrapping"/>
      </w:r>
    </w:p>
    <w:p w:rsidR="00000000" w:rsidDel="00000000" w:rsidP="00000000" w:rsidRDefault="00000000" w:rsidRPr="00000000" w14:paraId="000000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0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Субота перед Богоявленням.</w:t>
      </w:r>
    </w:p>
    <w:p w:rsidR="00000000" w:rsidDel="00000000" w:rsidP="00000000" w:rsidRDefault="00000000" w:rsidRPr="00000000" w14:paraId="000000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Собор свв. сімдесяти апостолів. Прп. отця нашого Теоктиста, ігумена, що в Кукумі Сікелійській.</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w:t>
      </w:r>
      <w:sdt>
        <w:sdtPr>
          <w:tag w:val="goog_rdk_19"/>
        </w:sdtPr>
        <w:sdtContent>
          <w:ins w:author="Петро Томенко" w:id="13" w:date="2025-02-03T15:39:15Z">
            <w:r w:rsidDel="00000000" w:rsidR="00000000" w:rsidRPr="00000000">
              <w:rPr>
                <w:rFonts w:ascii="Times New Roman" w:cs="Times New Roman" w:eastAsia="Times New Roman" w:hAnsi="Times New Roman"/>
                <w:rtl w:val="0"/>
              </w:rPr>
              <w:t xml:space="preserve">18.</w:t>
            </w:r>
          </w:ins>
        </w:sdtContent>
      </w:sdt>
      <w:sdt>
        <w:sdtPr>
          <w:tag w:val="goog_rdk_20"/>
        </w:sdtPr>
        <w:sdtContent>
          <w:del w:author="Петро Томенко" w:id="13" w:date="2025-02-03T15:39:15Z">
            <w:r w:rsidDel="00000000" w:rsidR="00000000" w:rsidRPr="00000000">
              <w:rPr>
                <w:rFonts w:ascii="Times New Roman" w:cs="Times New Roman" w:eastAsia="Times New Roman" w:hAnsi="Times New Roman"/>
                <w:rtl w:val="0"/>
              </w:rPr>
              <w:delText xml:space="preserve">чергова.</w:delText>
            </w:r>
          </w:del>
        </w:sdtContent>
      </w:sdt>
      <w:r w:rsidDel="00000000" w:rsidR="00000000" w:rsidRPr="00000000">
        <w:rPr>
          <w:rFonts w:ascii="Times New Roman" w:cs="Times New Roman" w:eastAsia="Times New Roman" w:hAnsi="Times New Roman"/>
          <w:rtl w:val="0"/>
        </w:rPr>
        <w:t xml:space="preserve"> На “Господи, взиваю” 6 стихир: 3 апп. і 3 прп.; Сл.: прп., І нині: передсв. Стиховня передсв., Сл., І нині: передсв. По “Отче наш”: тропар апп. Сл.: прп., І нині: передсв. Відпуст середній з помин. дня., апп. і прп.</w:t>
      </w:r>
    </w:p>
    <w:p w:rsidR="00000000" w:rsidDel="00000000" w:rsidP="00000000" w:rsidRDefault="00000000" w:rsidRPr="00000000" w14:paraId="00000062">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передсв. і апп., Сл.: прп., І нині: передсв. Катизми </w:t>
      </w:r>
      <w:sdt>
        <w:sdtPr>
          <w:tag w:val="goog_rdk_21"/>
        </w:sdtPr>
        <w:sdtContent>
          <w:ins w:author="Петро Томенко" w:id="14" w:date="2025-02-03T15:39:33Z">
            <w:r w:rsidDel="00000000" w:rsidR="00000000" w:rsidRPr="00000000">
              <w:rPr>
                <w:rFonts w:ascii="Times New Roman" w:cs="Times New Roman" w:eastAsia="Times New Roman" w:hAnsi="Times New Roman"/>
                <w:rtl w:val="0"/>
              </w:rPr>
              <w:t xml:space="preserve">16 і 17. Малі єктенії. </w:t>
            </w:r>
          </w:ins>
        </w:sdtContent>
      </w:sdt>
      <w:sdt>
        <w:sdtPr>
          <w:tag w:val="goog_rdk_22"/>
        </w:sdtPr>
        <w:sdtContent>
          <w:del w:author="Петро Томенко" w:id="14" w:date="2025-02-03T15:39:33Z">
            <w:r w:rsidDel="00000000" w:rsidR="00000000" w:rsidRPr="00000000">
              <w:rPr>
                <w:rFonts w:ascii="Times New Roman" w:cs="Times New Roman" w:eastAsia="Times New Roman" w:hAnsi="Times New Roman"/>
                <w:rtl w:val="0"/>
              </w:rPr>
              <w:delText xml:space="preserve">черг.,</w:delText>
            </w:r>
          </w:del>
        </w:sdtContent>
      </w:sdt>
      <w:r w:rsidDel="00000000" w:rsidR="00000000" w:rsidRPr="00000000">
        <w:rPr>
          <w:rFonts w:ascii="Times New Roman" w:cs="Times New Roman" w:eastAsia="Times New Roman" w:hAnsi="Times New Roman"/>
          <w:rtl w:val="0"/>
        </w:rPr>
        <w:t xml:space="preserve"> сідальні передсв. Канон передсв., апп. і прп.</w:t>
      </w:r>
      <w:sdt>
        <w:sdtPr>
          <w:tag w:val="goog_rdk_23"/>
        </w:sdtPr>
        <w:sdtContent>
          <w:ins w:author="Петро Томенко" w:id="15" w:date="2025-02-04T10:05:14Z">
            <w:r w:rsidDel="00000000" w:rsidR="00000000" w:rsidRPr="00000000">
              <w:rPr>
                <w:rFonts w:ascii="Times New Roman" w:cs="Times New Roman" w:eastAsia="Times New Roman" w:hAnsi="Times New Roman"/>
                <w:rtl w:val="0"/>
              </w:rPr>
              <w:t xml:space="preserve"> Катавасія після 3, 6, 8 і 9 пісень ірмоси канону прп. Після 3 пісні? Після 6 пісні?</w:t>
            </w:r>
          </w:ins>
        </w:sdtContent>
      </w:sdt>
      <w:r w:rsidDel="00000000" w:rsidR="00000000" w:rsidRPr="00000000">
        <w:rPr>
          <w:rFonts w:ascii="Times New Roman" w:cs="Times New Roman" w:eastAsia="Times New Roman" w:hAnsi="Times New Roman"/>
          <w:rtl w:val="0"/>
        </w:rPr>
        <w:t xml:space="preserve"> По 9-ій пісні – світильний апп., Сл.: прп., І нині: передсв. Стиховня передсв., Сл., І нині: передсв. По “Отче наш”: тропар апп., Сл.: прп., І нині: передсв. Відпуст середній з поминанням дня, апп. і прп.</w:t>
      </w:r>
    </w:p>
    <w:p w:rsidR="00000000" w:rsidDel="00000000" w:rsidP="00000000" w:rsidRDefault="00000000" w:rsidRPr="00000000" w14:paraId="00000063">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передсв.; на 3 – ще й Сл.: апп., на 9 – Сл.: прп. Кондаки: на 1 та 6 – передсв.; на 3 – апп., на 9 – прп.</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тропар передсв.,</w:t>
      </w:r>
      <w:sdt>
        <w:sdtPr>
          <w:tag w:val="goog_rdk_24"/>
        </w:sdtPr>
        <w:sdtContent>
          <w:ins w:author="Петро Томенко" w:id="16" w:date="2025-02-04T10:06:02Z">
            <w:r w:rsidDel="00000000" w:rsidR="00000000" w:rsidRPr="00000000">
              <w:rPr>
                <w:rFonts w:ascii="Times New Roman" w:cs="Times New Roman" w:eastAsia="Times New Roman" w:hAnsi="Times New Roman"/>
                <w:rtl w:val="0"/>
              </w:rPr>
              <w:t xml:space="preserve"> тропар апп.</w:t>
            </w:r>
          </w:ins>
        </w:sdtContent>
      </w:sdt>
      <w:r w:rsidDel="00000000" w:rsidR="00000000" w:rsidRPr="00000000">
        <w:rPr>
          <w:rFonts w:ascii="Times New Roman" w:cs="Times New Roman" w:eastAsia="Times New Roman" w:hAnsi="Times New Roman"/>
          <w:rtl w:val="0"/>
        </w:rPr>
        <w:t xml:space="preserve"> Сл.,</w:t>
      </w:r>
      <w:sdt>
        <w:sdtPr>
          <w:tag w:val="goog_rdk_25"/>
        </w:sdtPr>
        <w:sdtContent>
          <w:ins w:author="Петро Томенко" w:id="17" w:date="2025-02-04T10:06:09Z">
            <w:r w:rsidDel="00000000" w:rsidR="00000000" w:rsidRPr="00000000">
              <w:rPr>
                <w:rFonts w:ascii="Times New Roman" w:cs="Times New Roman" w:eastAsia="Times New Roman" w:hAnsi="Times New Roman"/>
                <w:rtl w:val="0"/>
              </w:rPr>
              <w:t xml:space="preserve"> кондак апп.</w:t>
            </w:r>
          </w:ins>
        </w:sdtContent>
      </w:sdt>
      <w:r w:rsidDel="00000000" w:rsidR="00000000" w:rsidRPr="00000000">
        <w:rPr>
          <w:rFonts w:ascii="Times New Roman" w:cs="Times New Roman" w:eastAsia="Times New Roman" w:hAnsi="Times New Roman"/>
          <w:rtl w:val="0"/>
        </w:rPr>
        <w:t xml:space="preserve"> І нині: конд. передсв.; </w:t>
      </w:r>
      <w:sdt>
        <w:sdtPr>
          <w:tag w:val="goog_rdk_26"/>
        </w:sdtPr>
        <w:sdtContent>
          <w:ins w:author="Петро Томенко" w:id="18" w:date="2025-02-04T10:06:20Z">
            <w:r w:rsidDel="00000000" w:rsidR="00000000" w:rsidRPr="00000000">
              <w:rPr>
                <w:rFonts w:ascii="Times New Roman" w:cs="Times New Roman" w:eastAsia="Times New Roman" w:hAnsi="Times New Roman"/>
                <w:rtl w:val="0"/>
              </w:rPr>
              <w:t xml:space="preserve">Прокімен, алилуарій і причасний апп. </w:t>
            </w:r>
          </w:ins>
        </w:sdtContent>
      </w:sdt>
      <w:sdt>
        <w:sdtPr>
          <w:tag w:val="goog_rdk_27"/>
        </w:sdtPr>
        <w:sdtContent>
          <w:del w:author="Петро Томенко" w:id="18" w:date="2025-02-04T10:06:20Z">
            <w:r w:rsidDel="00000000" w:rsidR="00000000" w:rsidRPr="00000000">
              <w:rPr>
                <w:rFonts w:ascii="Times New Roman" w:cs="Times New Roman" w:eastAsia="Times New Roman" w:hAnsi="Times New Roman"/>
                <w:rtl w:val="0"/>
              </w:rPr>
              <w:delText xml:space="preserve">все інше – дня</w:delText>
            </w:r>
          </w:del>
        </w:sdtContent>
      </w:sdt>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Суботи:</w:t>
      </w:r>
      <w:r w:rsidDel="00000000" w:rsidR="00000000" w:rsidRPr="00000000">
        <w:rPr>
          <w:rFonts w:ascii="Times New Roman" w:cs="Times New Roman" w:eastAsia="Times New Roman" w:hAnsi="Times New Roman"/>
          <w:rtl w:val="0"/>
        </w:rPr>
        <w:t xml:space="preserve"> Ап. – 1 Тим. 284 зач.; 3, 14-4, 5. Єв. – Мт. 5 зач.; 3, 1-11.</w:t>
      </w:r>
      <w:sdt>
        <w:sdtPr>
          <w:tag w:val="goog_rdk_28"/>
        </w:sdtPr>
        <w:sdtContent>
          <w:ins w:author="Петро Томенко" w:id="19" w:date="2025-02-04T10:06:39Z">
            <w:r w:rsidDel="00000000" w:rsidR="00000000" w:rsidRPr="00000000">
              <w:rPr>
                <w:rFonts w:ascii="Times New Roman" w:cs="Times New Roman" w:eastAsia="Times New Roman" w:hAnsi="Times New Roman"/>
                <w:rtl w:val="0"/>
              </w:rPr>
              <w:t xml:space="preserve"> Апп.: Апостол: Рим., 96 зач. від половини. Євангеліє: Лк., 50 зач. - подає місячна мінея.</w:t>
            </w:r>
          </w:ins>
        </w:sdtContent>
      </w:sdt>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6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w:t>
      </w:r>
    </w:p>
    <w:p w:rsidR="00000000" w:rsidDel="00000000" w:rsidP="00000000" w:rsidRDefault="00000000" w:rsidRPr="00000000" w14:paraId="00000068">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5 Неділя перед Богоявленням. </w:t>
      </w:r>
      <w:r w:rsidDel="00000000" w:rsidR="00000000" w:rsidRPr="00000000">
        <w:rPr>
          <w:rFonts w:ascii="Times New Roman" w:cs="Times New Roman" w:eastAsia="Times New Roman" w:hAnsi="Times New Roman"/>
          <w:i w:val="1"/>
          <w:color w:val="ff0000"/>
          <w:rtl w:val="0"/>
        </w:rPr>
        <w:t xml:space="preserve">Глас 3. Єв. 6.</w:t>
      </w:r>
    </w:p>
    <w:p w:rsidR="00000000" w:rsidDel="00000000" w:rsidP="00000000" w:rsidRDefault="00000000" w:rsidRPr="00000000" w14:paraId="0000006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Навечір’я Богоявлення. </w:t>
      </w:r>
    </w:p>
    <w:p w:rsidR="00000000" w:rsidDel="00000000" w:rsidP="00000000" w:rsidRDefault="00000000" w:rsidRPr="00000000" w14:paraId="0000006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 мчч. Теопемпта й Теони. Прп. Синклитікії Олександрійської. </w:t>
      </w:r>
    </w:p>
    <w:p w:rsidR="00000000" w:rsidDel="00000000" w:rsidP="00000000" w:rsidRDefault="00000000" w:rsidRPr="00000000" w14:paraId="0000006B">
      <w:pPr>
        <w:spacing w:after="16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6C">
      <w:pPr>
        <w:spacing w:after="1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3 передсвяття і 3 мчч., Слава: передсвяття, І нині: богородичний-догмат 3-го гласу. Вхід. Прокімен дня. На стиховні стихири воскресні, Слава, І нині: передсвяття. По “Отче наш” - тропар воскресний, Сл., І нині: Навечірʼя. </w:t>
      </w:r>
      <w:sdt>
        <w:sdtPr>
          <w:tag w:val="goog_rdk_29"/>
        </w:sdtPr>
        <w:sdtContent>
          <w:ins w:author="Петро Томенко" w:id="20" w:date="2025-02-04T10:08:21Z">
            <w:r w:rsidDel="00000000" w:rsidR="00000000" w:rsidRPr="00000000">
              <w:rPr>
                <w:rFonts w:ascii="Times New Roman" w:cs="Times New Roman" w:eastAsia="Times New Roman" w:hAnsi="Times New Roman"/>
                <w:color w:val="ff0000"/>
                <w:rtl w:val="0"/>
              </w:rPr>
              <w:t xml:space="preserve">Якщо звершується всенішна. то Богородице Діво двічі і тропар надвечір’я 1 раз</w:t>
            </w:r>
          </w:ins>
        </w:sdtContent>
      </w:sdt>
      <w:r w:rsidDel="00000000" w:rsidR="00000000" w:rsidRPr="00000000">
        <w:rPr>
          <w:rtl w:val="0"/>
        </w:rPr>
      </w:r>
    </w:p>
    <w:p w:rsidR="00000000" w:rsidDel="00000000" w:rsidP="00000000" w:rsidRDefault="00000000" w:rsidRPr="00000000" w14:paraId="0000006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Слава, І нині: Навечірʼя.. Катизми </w:t>
      </w:r>
      <w:sdt>
        <w:sdtPr>
          <w:tag w:val="goog_rdk_30"/>
        </w:sdtPr>
        <w:sdtContent>
          <w:ins w:author="Петро Томенко" w:id="21" w:date="2025-02-04T10:09:04Z">
            <w:r w:rsidDel="00000000" w:rsidR="00000000" w:rsidRPr="00000000">
              <w:rPr>
                <w:rFonts w:ascii="Times New Roman" w:cs="Times New Roman" w:eastAsia="Times New Roman" w:hAnsi="Times New Roman"/>
                <w:color w:val="ff0000"/>
                <w:rtl w:val="0"/>
              </w:rPr>
              <w:t xml:space="preserve">2 і 3. Малі єктенії</w:t>
            </w:r>
          </w:ins>
        </w:sdtContent>
      </w:sdt>
      <w:sdt>
        <w:sdtPr>
          <w:tag w:val="goog_rdk_31"/>
        </w:sdtPr>
        <w:sdtContent>
          <w:del w:author="Петро Томенко" w:id="21" w:date="2025-02-04T10:09:04Z">
            <w:r w:rsidDel="00000000" w:rsidR="00000000" w:rsidRPr="00000000">
              <w:rPr>
                <w:rFonts w:ascii="Times New Roman" w:cs="Times New Roman" w:eastAsia="Times New Roman" w:hAnsi="Times New Roman"/>
                <w:color w:val="ff0000"/>
                <w:rtl w:val="0"/>
              </w:rPr>
              <w:delText xml:space="preserve">чергові</w:delText>
            </w:r>
          </w:del>
        </w:sdtContent>
      </w:sdt>
      <w:r w:rsidDel="00000000" w:rsidR="00000000" w:rsidRPr="00000000">
        <w:rPr>
          <w:rFonts w:ascii="Times New Roman" w:cs="Times New Roman" w:eastAsia="Times New Roman" w:hAnsi="Times New Roman"/>
          <w:color w:val="ff0000"/>
          <w:rtl w:val="0"/>
        </w:rPr>
        <w:t xml:space="preserve">, сідальні воскресні, також «Ангельський собор», іпакой і степенна 3-го гласу. Єв. – Лк. 114 зач.; 24, 36-53. Канон воскресний, богородичний, передсвяття і мчч. Катавасія по кожній пісні: «Глибини». По 3-ій пісні – кондак-ікос передсвяття і мчч., Слава: сідальний мчч., І нині: передсвяття. По 6-ій пісні – кондак-ікос воскресний. По 9-ій – недільний світильний; Слава: мчч, І нині: передсвяття. Хвалитних стихир – 8: 4 воскресних і 4 передсвяття, Слава: стихира євангельська, І нині: «Преблагословенна». Після великого славослов’я – тропар «Сьогодні спасіння світу». По відпусті – Слава, І нині: євангельська стихира.</w:t>
      </w:r>
    </w:p>
    <w:p w:rsidR="00000000" w:rsidDel="00000000" w:rsidP="00000000" w:rsidRDefault="00000000" w:rsidRPr="00000000" w14:paraId="0000006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Слава – тропар Навечір’я. Кондаки - поперемінно: на 1-му і 6-му - воскресний, на 3-му і 9-му - Навечір’я. </w:t>
      </w:r>
    </w:p>
    <w:p w:rsidR="00000000" w:rsidDel="00000000" w:rsidP="00000000" w:rsidRDefault="00000000" w:rsidRPr="00000000" w14:paraId="0000006F">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Літургія св. Йоана Золотоустого: </w:t>
      </w:r>
      <w:r w:rsidDel="00000000" w:rsidR="00000000" w:rsidRPr="00000000">
        <w:rPr>
          <w:rFonts w:ascii="Times New Roman" w:cs="Times New Roman" w:eastAsia="Times New Roman" w:hAnsi="Times New Roman"/>
          <w:color w:val="ff0000"/>
          <w:rtl w:val="0"/>
        </w:rPr>
        <w:t xml:space="preserve">антифони воскресні. Тропар воскресний і Навечір’я, Слава: кондак воскресний, І нині: Навечір’я. Прокімен, алилуя, причасний неділі. </w:t>
      </w:r>
      <w:r w:rsidDel="00000000" w:rsidR="00000000" w:rsidRPr="00000000">
        <w:rPr>
          <w:rFonts w:ascii="Times New Roman" w:cs="Times New Roman" w:eastAsia="Times New Roman" w:hAnsi="Times New Roman"/>
          <w:i w:val="1"/>
          <w:color w:val="ff0000"/>
          <w:rtl w:val="0"/>
        </w:rPr>
        <w:t xml:space="preserve">Перед Богоявленням:</w:t>
      </w:r>
      <w:r w:rsidDel="00000000" w:rsidR="00000000" w:rsidRPr="00000000">
        <w:rPr>
          <w:rFonts w:ascii="Times New Roman" w:cs="Times New Roman" w:eastAsia="Times New Roman" w:hAnsi="Times New Roman"/>
          <w:color w:val="ff0000"/>
          <w:rtl w:val="0"/>
        </w:rPr>
        <w:t xml:space="preserve"> Ап. – 2 Тим. 298 зач.; 4, 5-8. Єв. – Мр. 1 зач.; 1, 1-8. Причасний “Хваліте”. </w:t>
      </w:r>
      <w:r w:rsidDel="00000000" w:rsidR="00000000" w:rsidRPr="00000000">
        <w:rPr>
          <w:rtl w:val="0"/>
        </w:rPr>
      </w:r>
    </w:p>
    <w:p w:rsidR="00000000" w:rsidDel="00000000" w:rsidP="00000000" w:rsidRDefault="00000000" w:rsidRPr="00000000" w14:paraId="00000070">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7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7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 </w:t>
      </w:r>
    </w:p>
    <w:p w:rsidR="00000000" w:rsidDel="00000000" w:rsidP="00000000" w:rsidRDefault="00000000" w:rsidRPr="00000000" w14:paraId="0000007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6 Тиждень 29-ий по Зісланні Святого Духа.</w:t>
      </w:r>
    </w:p>
    <w:p w:rsidR="00000000" w:rsidDel="00000000" w:rsidP="00000000" w:rsidRDefault="00000000" w:rsidRPr="00000000" w14:paraId="00000074">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Святе Богоявлення Господа Бога і Спаса нашого Ісуса Христа. </w:t>
      </w:r>
    </w:p>
    <w:p w:rsidR="00000000" w:rsidDel="00000000" w:rsidP="00000000" w:rsidRDefault="00000000" w:rsidRPr="00000000" w14:paraId="0000007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Вхід з Євангелієм, прокімен дня. Три читання: Бут. 1:1-13. Вих. 14:15-29. Вих. 15:22-27. Тропар «Появився світові» зі своїми стихами. Три читання: Іс. Нав. 3:7-8,15-17. ІІ Цар. 2:6-14. ІІ Цар. 5:9-14. Тропар «Грішникам і митарям» зі своїми стихами. П’ять читань: Іс. 1:16-20. Бут. 32:2-11. Вих. 2:5-10. Іс. 49:8-15. Суддів 6:36-40. Мала єктенія з виголосом трисвятого, але трисвяте не співається, а відразу по виголосі буде «Будьмо уважні! Мир всім!», «Премудрість», «Будьмо уважні» і співається прокімен свята. Ап. – 1 Кор. 143 зач.; 10, 1 – 4; Єв. – Лк. 9 зач.: 3:1-18. Далі єктенія «Промовмо всі», «Сподоби Господи», єктенія «Сповнім вечірню». Після виголосу виходимо на водосвяття. </w:t>
      </w:r>
      <w:r w:rsidDel="00000000" w:rsidR="00000000" w:rsidRPr="00000000">
        <w:rPr>
          <w:rFonts w:ascii="Times New Roman" w:cs="Times New Roman" w:eastAsia="Times New Roman" w:hAnsi="Times New Roman"/>
          <w:i w:val="1"/>
          <w:color w:val="ff0000"/>
          <w:rtl w:val="0"/>
        </w:rPr>
        <w:t xml:space="preserve">На освячення води </w:t>
      </w:r>
      <w:r w:rsidDel="00000000" w:rsidR="00000000" w:rsidRPr="00000000">
        <w:rPr>
          <w:rFonts w:ascii="Times New Roman" w:cs="Times New Roman" w:eastAsia="Times New Roman" w:hAnsi="Times New Roman"/>
          <w:color w:val="ff0000"/>
          <w:rtl w:val="0"/>
        </w:rPr>
        <w:t xml:space="preserve">– Ап. – 1 Кор. 143 зач.; 10, 1 – 4. Єв. – Мр. 2 зач.; 1, 9 – 11. Після водосвяття відпуст свята. </w:t>
      </w:r>
    </w:p>
    <w:p w:rsidR="00000000" w:rsidDel="00000000" w:rsidP="00000000" w:rsidRDefault="00000000" w:rsidRPr="00000000" w14:paraId="0000007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Повечер’я Велике з Литією: (перед початком відчиняють св. двері. Священик, одягнений у епітрахиль, кадить).</w:t>
      </w:r>
      <w:r w:rsidDel="00000000" w:rsidR="00000000" w:rsidRPr="00000000">
        <w:rPr>
          <w:rFonts w:ascii="Times New Roman" w:cs="Times New Roman" w:eastAsia="Times New Roman" w:hAnsi="Times New Roman"/>
          <w:color w:val="ff0000"/>
          <w:rtl w:val="0"/>
        </w:rPr>
        <w:t xml:space="preserve"> По “Благословенний Бог наш” св. двері зачиняють. По закінченні псалмів – “З нами Бог”. Після першого Трисвятого – тропар свята, глас 1, «Коли в Йордані»; після другого Трисвятого – кондак свята, глас 4, «Явився єси днесь». Відчинивши св. двері, розпочинає Литію. Стихири на Литії на стиховні свята. По “Отче наш” тропар свята (3).</w:t>
      </w:r>
    </w:p>
    <w:p w:rsidR="00000000" w:rsidDel="00000000" w:rsidP="00000000" w:rsidRDefault="00000000" w:rsidRPr="00000000" w14:paraId="0000007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І нині: свята. Сідальні свята. Полієлей, Величання і сідальний свята. Степенна, глас 4: “Від юності моєї”. Прокімен свята. Єв. Мр. зач. 2; 1, 9-11. Пс. 50 і стихира свята, глас 2: “Все днесь радости сповняється”. Два канони свята. Катавасія “Глибини”. По 3-ій пісні – іпакой свята; по 6-ій – кондак-ікос свята. Замість “Чеснішу”– приспів свята. Світильний свята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На Хвалитних - 4 стихири свята, Сл.: свята, І нині: свята. По Великому славослов’ї – тропар свята </w:t>
      </w:r>
      <w:r w:rsidDel="00000000" w:rsidR="00000000" w:rsidRPr="00000000">
        <w:rPr>
          <w:rFonts w:ascii="Times New Roman" w:cs="Times New Roman" w:eastAsia="Times New Roman" w:hAnsi="Times New Roman"/>
          <w:i w:val="1"/>
          <w:color w:val="ff0000"/>
          <w:rtl w:val="0"/>
        </w:rPr>
        <w:t xml:space="preserve">(1)</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07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079">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 </w:t>
      </w:r>
      <w:r w:rsidDel="00000000" w:rsidR="00000000" w:rsidRPr="00000000">
        <w:rPr>
          <w:rFonts w:ascii="Times New Roman" w:cs="Times New Roman" w:eastAsia="Times New Roman" w:hAnsi="Times New Roman"/>
          <w:color w:val="ff0000"/>
          <w:rtl w:val="0"/>
        </w:rPr>
        <w:t xml:space="preserve">антифони і вхідне - свята. Тропар свята, Сл., І нині: кондак свята. Замість “Трисвятого” – </w:t>
      </w:r>
      <w:r w:rsidDel="00000000" w:rsidR="00000000" w:rsidRPr="00000000">
        <w:rPr>
          <w:rFonts w:ascii="Times New Roman" w:cs="Times New Roman" w:eastAsia="Times New Roman" w:hAnsi="Times New Roman"/>
          <w:b w:val="1"/>
          <w:color w:val="ff0000"/>
          <w:rtl w:val="0"/>
        </w:rPr>
        <w:t xml:space="preserve">“Ви, що в Христа хрестилися”</w:t>
      </w:r>
      <w:r w:rsidDel="00000000" w:rsidR="00000000" w:rsidRPr="00000000">
        <w:rPr>
          <w:rFonts w:ascii="Times New Roman" w:cs="Times New Roman" w:eastAsia="Times New Roman" w:hAnsi="Times New Roman"/>
          <w:color w:val="ff0000"/>
          <w:rtl w:val="0"/>
        </w:rPr>
        <w:t xml:space="preserve">. Ап. – Тит. 302 зач.; 2, 11 – 14; 3, 4 – 7. Єв. – Мт. 6 зач.; 3, 13 – 17. Замість «Достойно» – ірмос 9-ї пісні святкового канону з приспівом. Причасний свята. Після заамвонної молитви – водосвяття. </w:t>
      </w:r>
      <w:r w:rsidDel="00000000" w:rsidR="00000000" w:rsidRPr="00000000">
        <w:rPr>
          <w:rFonts w:ascii="Times New Roman" w:cs="Times New Roman" w:eastAsia="Times New Roman" w:hAnsi="Times New Roman"/>
          <w:i w:val="1"/>
          <w:color w:val="ff0000"/>
          <w:rtl w:val="0"/>
        </w:rPr>
        <w:t xml:space="preserve">На освячення води – Ап. – 1 Кор. 143 зач. (від полов.); 10, 1 – 4. Єв. – Мр. 2 зач.; 1, 9 – 11.</w:t>
      </w:r>
    </w:p>
    <w:p w:rsidR="00000000" w:rsidDel="00000000" w:rsidP="00000000" w:rsidRDefault="00000000" w:rsidRPr="00000000" w14:paraId="0000007A">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w:t>
      </w:r>
    </w:p>
    <w:p w:rsidR="00000000" w:rsidDel="00000000" w:rsidP="00000000" w:rsidRDefault="00000000" w:rsidRPr="00000000" w14:paraId="0000007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7 🕃 Собор святого славного пророка, предтечі і хрестителя Господнього Івана.</w:t>
      </w:r>
    </w:p>
    <w:p w:rsidR="00000000" w:rsidDel="00000000" w:rsidP="00000000" w:rsidRDefault="00000000" w:rsidRPr="00000000" w14:paraId="0000007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Вечірня: катизми немає. На “Господи, взиваю” 6 стихир: 3 свята; 3 Предтечі, Слава: Предтечі, І нині: свята; Вхід та великий прокімен «Бог наш на небі і на землі...» </w:t>
      </w:r>
      <w:r w:rsidDel="00000000" w:rsidR="00000000" w:rsidRPr="00000000">
        <w:rPr>
          <w:rFonts w:ascii="Times New Roman" w:cs="Times New Roman" w:eastAsia="Times New Roman" w:hAnsi="Times New Roman"/>
          <w:i w:val="1"/>
          <w:color w:val="ff0000"/>
          <w:rtl w:val="0"/>
        </w:rPr>
        <w:t xml:space="preserve">(г. 7)</w:t>
      </w:r>
      <w:r w:rsidDel="00000000" w:rsidR="00000000" w:rsidRPr="00000000">
        <w:rPr>
          <w:rFonts w:ascii="Times New Roman" w:cs="Times New Roman" w:eastAsia="Times New Roman" w:hAnsi="Times New Roman"/>
          <w:color w:val="ff0000"/>
          <w:rtl w:val="0"/>
        </w:rPr>
        <w:t xml:space="preserve"> і єктенія «Промовмо всі...»; Стиховня свята, Слава: Предтечі, І нині: свята; По “Отче наш...”: тропар Предтечі, Слава І нині: свята. </w:t>
      </w:r>
    </w:p>
    <w:p w:rsidR="00000000" w:rsidDel="00000000" w:rsidP="00000000" w:rsidRDefault="00000000" w:rsidRPr="00000000" w14:paraId="0000007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свята (2), Слава: Предтечі, І нині: свята;  Катизми черг., сідал. свята. Канон свята і Предтечі. Катавасія тільки по 3-ій, 6-ій, 8-ій та 9-ій піснях – ірмос канону Предтечі. По 3-ій – кондак-ікос свята і сідал., свята, а водночас і Предтечі,</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Слава І нині: свята . По 6-ій – кондак-ікос Предтечі. Після 8-ої пісні співається приспів «Величай, душе моя...» та ірмос 9-ої пісні свята з приспівами свята і Предтечі. По 9-ій – світильний Предтечі, Слава І нині: світильний свята; Хвалитних стихир 4, всі – свята, </w:t>
      </w:r>
      <w:r w:rsidDel="00000000" w:rsidR="00000000" w:rsidRPr="00000000">
        <w:rPr>
          <w:rFonts w:ascii="Times New Roman" w:cs="Times New Roman" w:eastAsia="Times New Roman" w:hAnsi="Times New Roman"/>
          <w:i w:val="1"/>
          <w:color w:val="ff0000"/>
          <w:rtl w:val="0"/>
        </w:rPr>
        <w:t xml:space="preserve">Слава:</w:t>
      </w:r>
      <w:r w:rsidDel="00000000" w:rsidR="00000000" w:rsidRPr="00000000">
        <w:rPr>
          <w:rFonts w:ascii="Times New Roman" w:cs="Times New Roman" w:eastAsia="Times New Roman" w:hAnsi="Times New Roman"/>
          <w:color w:val="ff0000"/>
          <w:rtl w:val="0"/>
        </w:rPr>
        <w:t xml:space="preserve"> Предтечі, </w:t>
      </w:r>
      <w:r w:rsidDel="00000000" w:rsidR="00000000" w:rsidRPr="00000000">
        <w:rPr>
          <w:rFonts w:ascii="Times New Roman" w:cs="Times New Roman" w:eastAsia="Times New Roman" w:hAnsi="Times New Roman"/>
          <w:i w:val="1"/>
          <w:color w:val="ff0000"/>
          <w:rtl w:val="0"/>
        </w:rPr>
        <w:t xml:space="preserve">І нині:</w:t>
      </w:r>
      <w:r w:rsidDel="00000000" w:rsidR="00000000" w:rsidRPr="00000000">
        <w:rPr>
          <w:rFonts w:ascii="Times New Roman" w:cs="Times New Roman" w:eastAsia="Times New Roman" w:hAnsi="Times New Roman"/>
          <w:color w:val="ff0000"/>
          <w:rtl w:val="0"/>
        </w:rPr>
        <w:t xml:space="preserve"> свята; По Великому славослов’ї тропар Предтечі, </w:t>
      </w:r>
      <w:r w:rsidDel="00000000" w:rsidR="00000000" w:rsidRPr="00000000">
        <w:rPr>
          <w:rFonts w:ascii="Times New Roman" w:cs="Times New Roman" w:eastAsia="Times New Roman" w:hAnsi="Times New Roman"/>
          <w:i w:val="1"/>
          <w:color w:val="ff0000"/>
          <w:rtl w:val="0"/>
        </w:rPr>
        <w:t xml:space="preserve">Слава І нині:</w:t>
      </w:r>
      <w:r w:rsidDel="00000000" w:rsidR="00000000" w:rsidRPr="00000000">
        <w:rPr>
          <w:rFonts w:ascii="Times New Roman" w:cs="Times New Roman" w:eastAsia="Times New Roman" w:hAnsi="Times New Roman"/>
          <w:color w:val="ff0000"/>
          <w:rtl w:val="0"/>
        </w:rPr>
        <w:t xml:space="preserve"> свята. </w:t>
      </w:r>
    </w:p>
    <w:p w:rsidR="00000000" w:rsidDel="00000000" w:rsidP="00000000" w:rsidRDefault="00000000" w:rsidRPr="00000000" w14:paraId="0000008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свята, також </w:t>
      </w:r>
      <w:r w:rsidDel="00000000" w:rsidR="00000000" w:rsidRPr="00000000">
        <w:rPr>
          <w:rFonts w:ascii="Times New Roman" w:cs="Times New Roman" w:eastAsia="Times New Roman" w:hAnsi="Times New Roman"/>
          <w:i w:val="1"/>
          <w:color w:val="ff0000"/>
          <w:rtl w:val="0"/>
        </w:rPr>
        <w:t xml:space="preserve">Слава:</w:t>
      </w:r>
      <w:r w:rsidDel="00000000" w:rsidR="00000000" w:rsidRPr="00000000">
        <w:rPr>
          <w:rFonts w:ascii="Times New Roman" w:cs="Times New Roman" w:eastAsia="Times New Roman" w:hAnsi="Times New Roman"/>
          <w:color w:val="ff0000"/>
          <w:rtl w:val="0"/>
        </w:rPr>
        <w:t xml:space="preserve"> Предтечі. Кондаки: 1 та 6 – свята; на 3 і 9 – Предтечі. </w:t>
      </w:r>
    </w:p>
    <w:p w:rsidR="00000000" w:rsidDel="00000000" w:rsidP="00000000" w:rsidRDefault="00000000" w:rsidRPr="00000000" w14:paraId="0000008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або зображальні; “Прийдіте, поклонімся...” з приспівом свята. Тропар свята і Предтечі, </w:t>
      </w:r>
      <w:r w:rsidDel="00000000" w:rsidR="00000000" w:rsidRPr="00000000">
        <w:rPr>
          <w:rFonts w:ascii="Times New Roman" w:cs="Times New Roman" w:eastAsia="Times New Roman" w:hAnsi="Times New Roman"/>
          <w:i w:val="1"/>
          <w:color w:val="ff0000"/>
          <w:rtl w:val="0"/>
        </w:rPr>
        <w:t xml:space="preserve">Слава:</w:t>
      </w:r>
      <w:r w:rsidDel="00000000" w:rsidR="00000000" w:rsidRPr="00000000">
        <w:rPr>
          <w:rFonts w:ascii="Times New Roman" w:cs="Times New Roman" w:eastAsia="Times New Roman" w:hAnsi="Times New Roman"/>
          <w:color w:val="ff0000"/>
          <w:rtl w:val="0"/>
        </w:rPr>
        <w:t xml:space="preserve"> кондак Предтечі, </w:t>
      </w:r>
      <w:r w:rsidDel="00000000" w:rsidR="00000000" w:rsidRPr="00000000">
        <w:rPr>
          <w:rFonts w:ascii="Times New Roman" w:cs="Times New Roman" w:eastAsia="Times New Roman" w:hAnsi="Times New Roman"/>
          <w:i w:val="1"/>
          <w:color w:val="ff0000"/>
          <w:rtl w:val="0"/>
        </w:rPr>
        <w:t xml:space="preserve">І нині:</w:t>
      </w:r>
      <w:r w:rsidDel="00000000" w:rsidR="00000000" w:rsidRPr="00000000">
        <w:rPr>
          <w:rFonts w:ascii="Times New Roman" w:cs="Times New Roman" w:eastAsia="Times New Roman" w:hAnsi="Times New Roman"/>
          <w:color w:val="ff0000"/>
          <w:rtl w:val="0"/>
        </w:rPr>
        <w:t xml:space="preserve"> кондак свята; Прокімен, Алилуя - свята і Предтечі. Ап.-Єв.: </w:t>
      </w:r>
      <w:r w:rsidDel="00000000" w:rsidR="00000000" w:rsidRPr="00000000">
        <w:rPr>
          <w:rFonts w:ascii="Times New Roman" w:cs="Times New Roman" w:eastAsia="Times New Roman" w:hAnsi="Times New Roman"/>
          <w:i w:val="1"/>
          <w:color w:val="ff0000"/>
          <w:rtl w:val="0"/>
        </w:rPr>
        <w:t xml:space="preserve">Предтечі</w:t>
      </w:r>
      <w:r w:rsidDel="00000000" w:rsidR="00000000" w:rsidRPr="00000000">
        <w:rPr>
          <w:rFonts w:ascii="Times New Roman" w:cs="Times New Roman" w:eastAsia="Times New Roman" w:hAnsi="Times New Roman"/>
          <w:color w:val="ff0000"/>
          <w:rtl w:val="0"/>
        </w:rPr>
        <w:t xml:space="preserve">: Ап. – Ді. 42 зач.; 19, 1-8; Єв. – Ів. 3 зач.; 1, 29-34; Замість </w:t>
      </w:r>
      <w:r w:rsidDel="00000000" w:rsidR="00000000" w:rsidRPr="00000000">
        <w:rPr>
          <w:rFonts w:ascii="Times New Roman" w:cs="Times New Roman" w:eastAsia="Times New Roman" w:hAnsi="Times New Roman"/>
          <w:i w:val="1"/>
          <w:color w:val="ff0000"/>
          <w:rtl w:val="0"/>
        </w:rPr>
        <w:t xml:space="preserve">“Достойно...”</w:t>
      </w:r>
      <w:r w:rsidDel="00000000" w:rsidR="00000000" w:rsidRPr="00000000">
        <w:rPr>
          <w:rFonts w:ascii="Times New Roman" w:cs="Times New Roman" w:eastAsia="Times New Roman" w:hAnsi="Times New Roman"/>
          <w:color w:val="ff0000"/>
          <w:rtl w:val="0"/>
        </w:rPr>
        <w:t xml:space="preserve"> – ірмос 9-ї пісні канону свята з його приспівом. Причасний свята. </w:t>
      </w:r>
    </w:p>
    <w:p w:rsidR="00000000" w:rsidDel="00000000" w:rsidP="00000000" w:rsidRDefault="00000000" w:rsidRPr="00000000" w14:paraId="0000008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0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0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Преподобного отця нашого Юрія Хозевіта. Святого Еміліяна, ісповідника. Преподобної матері нашої Домініки. </w:t>
      </w:r>
    </w:p>
    <w:p w:rsidR="00000000" w:rsidDel="00000000" w:rsidP="00000000" w:rsidRDefault="00000000" w:rsidRPr="00000000" w14:paraId="000000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прпп., 3 ісп. Сл.: прпп., І нині: свята. Стиховня свята, Сл. І нині: свята. По “Отче наш”: тропар прпп., Сл.: ісп., І нині: свята. Відпуст середній з помин. свята, прпп. та ісп.</w:t>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і прпп. Сл.: ісп., І нині: свята. Катизми черг., сідальні свята. Канон свята, прпп. і ісп. По 9-ій пісні - світильний прпп., Сл.: ісп., І нині: свята. Стиховня свята. По “Отче наш”: тропар прпп., Сл.: ісп., І нині: тропар свята. Відпуст середній з помин свята, прпп. і ісп.</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свята Сл.: на 3 - прпп., на 9 - ісп.; Кондаки: на 1 і 6 – свята; на 3 – прпп.; на 9 – ісп.</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Тропар свята, Сл., І нині: конд. свята; прокімен і алилуя свята. Ап. – Євр. 312 зач.; 5,11-6,8. Єв. – Лк. 104 зач.;  21,5-7;  10-11;  20-24. Замість “Достойно” – ірмос 9-ї пісні святкового канону з приспівом. Причасний свята.</w:t>
      </w:r>
    </w:p>
    <w:p w:rsidR="00000000" w:rsidDel="00000000" w:rsidP="00000000" w:rsidRDefault="00000000" w:rsidRPr="00000000" w14:paraId="000000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0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Святого мученика Полієвкта.</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мч., Сл.: мч., І нині: свята. Стиховня свята, Сл., І нині: свята. По “Отче наш”: тропар мч., Сл., І нині: свята. Відпуст середній з помин. свята і мч.</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(2), Сл.: мч., І нині: свята. Катизми черг., сідальні свята. Пс. 50. Канон свята та мч. По 9-ій пісні – світильний мч. (2), Сл., І нині: свята. Стиховня свята. По “Отче наш”: тропар мч., Сл. І нині: тропар свята. Відпуст середній з помин свята і мч.</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свята, Сл.: на 3-му і 9-му – мч. Кондаки: на 1-му і 6-му – свята, на 3-му і 9-му – мч.</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Тропар свята, Сл., І нині: конд. свята; Прокімен, алилуя свята. Ап. – Євр. 315 зач.; 7, 1-6. Єв. – Лк. 107 зач.; 21, 28-33. Замість “Достойно” – ірмос 9-ї пісні святкового канону з приспівом. Причасний свята.</w:t>
      </w:r>
    </w:p>
    <w:p w:rsidR="00000000" w:rsidDel="00000000" w:rsidP="00000000" w:rsidRDefault="00000000" w:rsidRPr="00000000" w14:paraId="000000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w:t>
      </w:r>
    </w:p>
    <w:p w:rsidR="00000000" w:rsidDel="00000000" w:rsidP="00000000" w:rsidRDefault="00000000" w:rsidRPr="00000000" w14:paraId="000000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Святого отця нашого Григорія, єпископа Ниського. Преподобного Дометіяна, єпископа Мелітинського. Преподобного Маркіяна, пресвітера й економа Великої Церкви. </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на «Господи, взиваю» 6 стихир: 3 св. і 3 прп. Дометіана., Сл.: св., І нині: свята. Прокімен дня. Стиховня свята, Сл.: св., І нині: свята. По «Отче наш»: тропар свв. («Боже отців наших»), Сл., І нині: свята. Відпуст середній з помин. свята, св. і прп.</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і св., Сл.: прп., І нині: свята. Катизми черг., сідальні свята. Канон свята, св. і прп. По 9-ій пісні - світильний св., Сл.: прп., І нині: свята. Стиховня свята. По «Отче наш»: тропар св., Сл.: прп., І нині: тропар свята. Відпуст середній з помин свята, св. і прп.</w:t>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свята Сл.: на 3 - св., на 9 - прп.; Кондаки: на 1 і 6 – свята; на 3 – св.; на 9 – прп.</w:t>
      </w:r>
    </w:p>
    <w:p w:rsidR="00000000" w:rsidDel="00000000" w:rsidP="00000000" w:rsidRDefault="00000000" w:rsidRPr="00000000" w14:paraId="000000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w:t>
      </w:r>
      <w:r w:rsidDel="00000000" w:rsidR="00000000" w:rsidRPr="00000000">
        <w:rPr>
          <w:rFonts w:ascii="Times New Roman" w:cs="Times New Roman" w:eastAsia="Times New Roman" w:hAnsi="Times New Roman"/>
          <w:rtl w:val="0"/>
        </w:rPr>
        <w:t xml:space="preserve">антифони: перші два – свята, третій – загальний з приспівом свята. Тропар свята, Сл., І нині: конд. свята; прокімен, алилуя і причасний свята. Ап. – Євр. 317 зач.; 7, 18-25. Єв. – Лк. 108 зач.; 21, 37-22, 8. Замість «Достойно» – ірмос 9-ї пісні канону свята з приспівом. Відпуст з помин. свята, св. й прп.</w:t>
        <w:br w:type="textWrapping"/>
        <w:br w:type="textWrapping"/>
      </w:r>
    </w:p>
    <w:p w:rsidR="00000000" w:rsidDel="00000000" w:rsidP="00000000" w:rsidRDefault="00000000" w:rsidRPr="00000000" w14:paraId="0000009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9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09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11 Субота по Богоявленню.</w:t>
      </w:r>
    </w:p>
    <w:p w:rsidR="00000000" w:rsidDel="00000000" w:rsidP="00000000" w:rsidRDefault="00000000" w:rsidRPr="00000000" w14:paraId="0000009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Преподобного отця нашого Теодосія, спільного життя засновника.</w:t>
      </w:r>
    </w:p>
    <w:p w:rsidR="00000000" w:rsidDel="00000000" w:rsidP="00000000" w:rsidRDefault="00000000" w:rsidRPr="00000000" w14:paraId="0000009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 3 і прп. – 5, Слава: прп., І нині: свята. Три читання: Муд. 3:1-9, Муд. 5:15-6:3, Прип. 2:1-9. Стиховня прп., Сл.: прп., І нині: свята. Тропар прп., Слава, І нині: свята. Відпуст великий з поминанням свята і прп.</w:t>
      </w:r>
    </w:p>
    <w:p w:rsidR="00000000" w:rsidDel="00000000" w:rsidP="00000000" w:rsidRDefault="00000000" w:rsidRPr="00000000" w14:paraId="0000009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Слава: прп., І нині: ще раз свята. Катизми чергові з сідальними прп., Слава, І нині: свята. Полієлей з величаннями, також сідальний прп., Слава, І нині: свята. Степенна 4-го гласу, 1-й антифон. Все інше до канону – прп. Єв. – Мт. 43 зач.; 11, 25-30. Канон свята з ірмосом, другий прп. без ірмоса. Катавасія по кожній пісні – (Богоявлення) «Глибини». По 3-ій пісні – кондак-ікос свята і сідальний прп., Слава, І нині: сідальний свята; по 6-ій – кондак-ікос прп., по 9-ій – світильний прп. Слава, І нині: світильний свята. Хвалитних стихир 6: 3 свята і 3 прп., Слава: прп., І нині: свята. По великому славослов’ї – тропар прп., Слава, І нині: свята. Відпуст великий з поминанням свята і прп. </w:t>
      </w:r>
    </w:p>
    <w:p w:rsidR="00000000" w:rsidDel="00000000" w:rsidP="00000000" w:rsidRDefault="00000000" w:rsidRPr="00000000" w14:paraId="0000009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тропар свята, Слава: прп.; кондаки – поперемінно, тобто на 1-му і 6-му – свята, на 3-му і 9-му прп. </w:t>
      </w:r>
    </w:p>
    <w:p w:rsidR="00000000" w:rsidDel="00000000" w:rsidP="00000000" w:rsidRDefault="00000000" w:rsidRPr="00000000" w14:paraId="0000009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антифони перших два – свята, третій – загальний з приспівом свята, також і «Прийдіте, поклонімся» з приспівом свята. Тропар свята і прп., Слава: кондак прп., І нині: кондак свята. Прокімен, алилуя і причасний – свята і прп.; апостол і євангелія – дня і прп. </w:t>
      </w:r>
      <w:r w:rsidDel="00000000" w:rsidR="00000000" w:rsidRPr="00000000">
        <w:rPr>
          <w:rFonts w:ascii="Times New Roman" w:cs="Times New Roman" w:eastAsia="Times New Roman" w:hAnsi="Times New Roman"/>
          <w:i w:val="1"/>
          <w:color w:val="ff0000"/>
          <w:rtl w:val="0"/>
        </w:rPr>
        <w:t xml:space="preserve">Суботи: </w:t>
      </w:r>
      <w:r w:rsidDel="00000000" w:rsidR="00000000" w:rsidRPr="00000000">
        <w:rPr>
          <w:rFonts w:ascii="Times New Roman" w:cs="Times New Roman" w:eastAsia="Times New Roman" w:hAnsi="Times New Roman"/>
          <w:color w:val="ff0000"/>
          <w:rtl w:val="0"/>
        </w:rPr>
        <w:t xml:space="preserve">Ап. – Еф. 233 зач.; 6, 10-17. Єв. – Мт. 7 зач.; 4, 1-11.</w:t>
      </w:r>
      <w:r w:rsidDel="00000000" w:rsidR="00000000" w:rsidRPr="00000000">
        <w:rPr>
          <w:rFonts w:ascii="Times New Roman" w:cs="Times New Roman" w:eastAsia="Times New Roman" w:hAnsi="Times New Roman"/>
          <w:i w:val="1"/>
          <w:color w:val="ff0000"/>
          <w:rtl w:val="0"/>
        </w:rPr>
        <w:t xml:space="preserve"> Прп.: </w:t>
      </w:r>
      <w:r w:rsidDel="00000000" w:rsidR="00000000" w:rsidRPr="00000000">
        <w:rPr>
          <w:rFonts w:ascii="Times New Roman" w:cs="Times New Roman" w:eastAsia="Times New Roman" w:hAnsi="Times New Roman"/>
          <w:color w:val="ff0000"/>
          <w:rtl w:val="0"/>
        </w:rPr>
        <w:t xml:space="preserve">Ап. – Євр. 335 зач.; 13, 17-21. Єв. – Лк. 24 зач.; 6, 17-23.</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ірмос 9-ї пісні канону свята з приспівом.</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0A2">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12 Неділя по Богоявленню. </w:t>
      </w:r>
      <w:r w:rsidDel="00000000" w:rsidR="00000000" w:rsidRPr="00000000">
        <w:rPr>
          <w:rFonts w:ascii="Times New Roman" w:cs="Times New Roman" w:eastAsia="Times New Roman" w:hAnsi="Times New Roman"/>
          <w:i w:val="1"/>
          <w:color w:val="ff0000"/>
          <w:rtl w:val="0"/>
        </w:rPr>
        <w:t xml:space="preserve">Глас 4. Єв. 7. </w:t>
      </w:r>
    </w:p>
    <w:p w:rsidR="00000000" w:rsidDel="00000000" w:rsidP="00000000" w:rsidRDefault="00000000" w:rsidRPr="00000000" w14:paraId="000000A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 мчц. Тетяни.</w:t>
      </w:r>
    </w:p>
    <w:p w:rsidR="00000000" w:rsidDel="00000000" w:rsidP="00000000" w:rsidRDefault="00000000" w:rsidRPr="00000000" w14:paraId="000000A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4 воскресних., 3 свята і 3 мчц.., Слава: свята, І нині: богородичний (догмат) чергового гласу. Вхід. Прокімен дня. Стиховня воскресна. Слава і нині: свята. По “Отче наш...” тропар воскресний, Слава: мчц., І нині: свята. Великий відпуст з помин. неділі і мчц.</w:t>
      </w:r>
    </w:p>
    <w:p w:rsidR="00000000" w:rsidDel="00000000" w:rsidP="00000000" w:rsidRDefault="00000000" w:rsidRPr="00000000" w14:paraId="000000A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Утреня: по „Бог Господь...”: тропар воскресний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Слава: мчц., І нині: свята;  катизми чергові, сідальні воскресні. „Ангельський собор...”, іпакой і степенна 4-го гласу. Єв. – Ів. 63 зач.; 20, 1-10. Канон воскресний, богородичний, свята і мчц. Катавасія по кожній пісні: “Глибини...”. По 3-ій пісні – кондак-ікос свята і мчц., Слава: сідальний мчц., І нині: свята. По 6-ій пісні – кондак-ікос воскресний. По 9-ій – недільний світильний; Слава: мчц., І нині: свята; Хвалитних стихир – 8: 4 воскресних і 4 свята, Слава: стихира євангельська, І нині: “Преблагословенна...”; Після Вел. славослов’я – тропар «Воскресши із гробу». Великий відпуст з помин. неділі і мчц.</w:t>
      </w:r>
    </w:p>
    <w:p w:rsidR="00000000" w:rsidDel="00000000" w:rsidP="00000000" w:rsidRDefault="00000000" w:rsidRPr="00000000" w14:paraId="000000A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воскрес., Слава: - на 1 і 6 – свята, на 3 і 9 - мчц. Кондаки: на 1 і 6 – свята, на 3 і 9 - воскрес.</w:t>
      </w:r>
    </w:p>
    <w:p w:rsidR="00000000" w:rsidDel="00000000" w:rsidP="00000000" w:rsidRDefault="00000000" w:rsidRPr="00000000" w14:paraId="000000A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Божественна Літургія:</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або зображальні; “Прийдіте, поклонімся...” з приспівом свята; Тропар воскресний і свята, Слава: кондак воскрес., І нині: кондак свята; Прокімен, Алилуя – лише неділі після Богоявлення. Ап.-Єв.: </w:t>
      </w:r>
      <w:r w:rsidDel="00000000" w:rsidR="00000000" w:rsidRPr="00000000">
        <w:rPr>
          <w:rFonts w:ascii="Times New Roman" w:cs="Times New Roman" w:eastAsia="Times New Roman" w:hAnsi="Times New Roman"/>
          <w:i w:val="1"/>
          <w:color w:val="ff0000"/>
          <w:rtl w:val="0"/>
        </w:rPr>
        <w:t xml:space="preserve">По Богоявленні:</w:t>
      </w:r>
      <w:r w:rsidDel="00000000" w:rsidR="00000000" w:rsidRPr="00000000">
        <w:rPr>
          <w:rFonts w:ascii="Times New Roman" w:cs="Times New Roman" w:eastAsia="Times New Roman" w:hAnsi="Times New Roman"/>
          <w:color w:val="ff0000"/>
          <w:rtl w:val="0"/>
        </w:rPr>
        <w:t xml:space="preserve"> Ап. – Еф. 224 зач.; 4, 7-13. Єв. – Мт. 8 зач.; 4, 12-17. Замість “Достойно...” – ірмос 9-ї пісні канону свята з приспівом. Причасний «Хваліте...» і свята.</w:t>
      </w:r>
    </w:p>
    <w:p w:rsidR="00000000" w:rsidDel="00000000" w:rsidP="00000000" w:rsidRDefault="00000000" w:rsidRPr="00000000" w14:paraId="000000A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0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p>
    <w:p w:rsidR="00000000" w:rsidDel="00000000" w:rsidP="00000000" w:rsidRDefault="00000000" w:rsidRPr="00000000" w14:paraId="000000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Тиждень 30-ий по Зісланні Святого Духа.</w:t>
        <w:br w:type="textWrapping"/>
        <w:t xml:space="preserve">Святих мучеників Єрмила і Стратоніка.</w:t>
      </w:r>
    </w:p>
    <w:p w:rsidR="00000000" w:rsidDel="00000000" w:rsidP="00000000" w:rsidRDefault="00000000" w:rsidRPr="00000000" w14:paraId="000000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і 3 мчч., Сл.: мчч., І нині: свята. Стиховня свята, Сл., І нині: свята. По «Отче наш»: тропар мчч., Сл., І нині: свята. Відпуст середній з помин. свята і мчч. </w:t>
      </w:r>
    </w:p>
    <w:p w:rsidR="00000000" w:rsidDel="00000000" w:rsidP="00000000" w:rsidRDefault="00000000" w:rsidRPr="00000000" w14:paraId="000000AC">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мчч., І нині: свята. Катизми черг., сідальні свята. Пс. 50. Канон свята та мчч. По 9-ій пісні – світильний мчч. (2), Сл., І нині: свята. Стиховня свята. По «Отче наш»: тропар мчч., Сл. І нині: тропар свята. Відпуст середній з помин свята і мчч.</w:t>
      </w:r>
      <w:r w:rsidDel="00000000" w:rsidR="00000000" w:rsidRPr="00000000">
        <w:rPr>
          <w:rtl w:val="0"/>
        </w:rPr>
      </w:r>
    </w:p>
    <w:p w:rsidR="00000000" w:rsidDel="00000000" w:rsidP="00000000" w:rsidRDefault="00000000" w:rsidRPr="00000000" w14:paraId="000000AD">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і 9-му – мчч. Кондаки: на 1-му і 6-му – свята, на 3-му і 9-му – мчч.</w:t>
      </w:r>
      <w:r w:rsidDel="00000000" w:rsidR="00000000" w:rsidRPr="00000000">
        <w:rPr>
          <w:rtl w:val="0"/>
        </w:rPr>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Тропар свята, Сл., І нині: конд. свята; Прокімен, алилуя і причасний свята. Ап. – Євр. 319 зач.; 8, 7-13. Єв. – Мр. 33 зач.; 8, 11-21.</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Замість «Достойно» – ірмос 9-ї пісні канону свята з приспівом. Відпуст з помин. свята і мч.</w:t>
      </w:r>
    </w:p>
    <w:p w:rsidR="00000000" w:rsidDel="00000000" w:rsidP="00000000" w:rsidRDefault="00000000" w:rsidRPr="00000000" w14:paraId="000000A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0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Віддання Богоявлення. </w:t>
      </w:r>
    </w:p>
    <w:p w:rsidR="00000000" w:rsidDel="00000000" w:rsidP="00000000" w:rsidRDefault="00000000" w:rsidRPr="00000000" w14:paraId="000000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Преподобних отців наших, у Синаї і Раїті повбиваних. Пам’ять переставлення святої рівноапостольної Ніни, просвітительки Грузії.  </w:t>
      </w:r>
    </w:p>
    <w:p w:rsidR="00000000" w:rsidDel="00000000" w:rsidP="00000000" w:rsidRDefault="00000000" w:rsidRPr="00000000" w14:paraId="000000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свята, Сл., І нині: свята; Прокімен дня. Стиховня свята. По «Отче наш»: тропар свята. Відпуст середній з помин. свята і прпп.</w:t>
      </w:r>
    </w:p>
    <w:p w:rsidR="00000000" w:rsidDel="00000000" w:rsidP="00000000" w:rsidRDefault="00000000" w:rsidRPr="00000000" w14:paraId="000000B5">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тропар свята. Катизми чергові., сідал. свята. Пс. 50. Канонів 2 як у сам день свята. По 9-ій пісні – світил. свята. На Хвалитних - стихири свята. Після Великого славосов’я тропар свята (1). Відпуст великий з помин. свята і прпп.</w:t>
      </w:r>
      <w:r w:rsidDel="00000000" w:rsidR="00000000" w:rsidRPr="00000000">
        <w:rPr>
          <w:rtl w:val="0"/>
        </w:rPr>
      </w:r>
    </w:p>
    <w:p w:rsidR="00000000" w:rsidDel="00000000" w:rsidP="00000000" w:rsidRDefault="00000000" w:rsidRPr="00000000" w14:paraId="000000B6">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r w:rsidDel="00000000" w:rsidR="00000000" w:rsidRPr="00000000">
        <w:rPr>
          <w:rtl w:val="0"/>
        </w:rPr>
      </w:r>
    </w:p>
    <w:p w:rsidR="00000000" w:rsidDel="00000000" w:rsidP="00000000" w:rsidRDefault="00000000" w:rsidRPr="00000000" w14:paraId="000000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«Прийдіте, поклонімся» з приспівом свята. Тропар свята, Сл., І нині: конд. свята; Прокімен, алилуя свята. Ап. – Євр. 321 зач.; 9, 8-10. 15-23. Єв. – Мр. 34 зач.; 8, 22-26. Замість «Достойно» – ірмос 9-ї пісні канону свята з приспівом. Причасний свята. Відпуст з помин. свята і мчч.</w:t>
      </w:r>
    </w:p>
    <w:p w:rsidR="00000000" w:rsidDel="00000000" w:rsidP="00000000" w:rsidRDefault="00000000" w:rsidRPr="00000000" w14:paraId="000000B8">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0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 Преподобних отців наших Павла тивейського та Івана Кущника.</w:t>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прпп., Сл.: прпп., І нині: богород. Прокімен дня. Стиховня Октоїха. По «Отче наш»: тропар прпп., Сл., І нині: богород. відпустовий за гласом тропаря прпп. і за днем тижня. </w:t>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прпп. (2),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 </w:t>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прпп. </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Ап. – Євр. 323 зач.; 10, 1-18. Єв. – Мр. 36 зач.; 8, 30-34. </w:t>
      </w:r>
    </w:p>
    <w:p w:rsidR="00000000" w:rsidDel="00000000" w:rsidP="00000000" w:rsidRDefault="00000000" w:rsidRPr="00000000" w14:paraId="000000C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 Поклін чесним оковам святого і всехвального апостола Петра. </w:t>
      </w:r>
    </w:p>
    <w:p w:rsidR="00000000" w:rsidDel="00000000" w:rsidP="00000000" w:rsidRDefault="00000000" w:rsidRPr="00000000" w14:paraId="000000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ап., Сл.: ап., І нині: богород. Прокімен дня. Стиховня Октоїха. По «Отче наш»: тропар ап., Сл., І нині: богород. відпустовий за гласом тропаря ап. і за днем тижня.</w:t>
        <w:br w:type="textWrapping"/>
        <w:br w:type="textWrapping"/>
      </w: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 (2),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w:t>
        <w:br w:type="textWrapping"/>
        <w:br w:type="textWrapping"/>
      </w: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w:t>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Євр. 326 зач.; 10, 35 – 11, 7. Єв. – Мр. 39 зач.; 9, 10-16.</w:t>
        <w:br w:type="textWrapping"/>
      </w:r>
    </w:p>
    <w:p w:rsidR="00000000" w:rsidDel="00000000" w:rsidP="00000000" w:rsidRDefault="00000000" w:rsidRPr="00000000" w14:paraId="000000C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C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П’ятниця </w:t>
      </w:r>
    </w:p>
    <w:p w:rsidR="00000000" w:rsidDel="00000000" w:rsidP="00000000" w:rsidRDefault="00000000" w:rsidRPr="00000000" w14:paraId="000000C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17 🕂 Преподобного й богоносного отця нашого Антонія Великого. </w:t>
      </w:r>
    </w:p>
    <w:p w:rsidR="00000000" w:rsidDel="00000000" w:rsidP="00000000" w:rsidRDefault="00000000" w:rsidRPr="00000000" w14:paraId="000000C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6 стихир прп., Сл.: прп., І нині: богородичний-догмат за гласом «Слава». Прокімен дня. Три читання прп.: Прип. 10, 6-8; 8, 6-21; Муд. 4, 7-15; Муд. 8, 17-9, 14. Стиховня прп., Сл.: прп., І нині: богород. з неділ. стиховні за гласом «Слава». По «Отче наш»: тропар прп., Сл., І нині: богород. з неділ. за гласом тропаря прп. Відпуст великий з помин. прп.</w:t>
      </w:r>
    </w:p>
    <w:p w:rsidR="00000000" w:rsidDel="00000000" w:rsidP="00000000" w:rsidRDefault="00000000" w:rsidRPr="00000000" w14:paraId="000000C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прп. (2), Сл., І нині: богород. з неділ. за гласом тропаря прп. Катизми черг., сідал. прп. Полієлей з Величанням, сідал. прп. Степенна, глас 4: «Від юності моєї». Прокімен прп., Єв. Мт. зач. 43; 11, 27-30. Стихира прп. Канон Богородиці («Немокрими ногами» або «Море перейшовши») та прп. Катавасія - «Сушу» (зі Стрітення). По 9-ій пісні – світильний прп. Хвалитних стихир – 4 прп., Сл.: прп., І нині: богород., за гласом Сл. По вел. славослов’ї – тропар прп., Сл., І нині: богород. з неділ. за гласом тропаря прп. Відпуст великий, як на Вечірні.</w:t>
      </w:r>
    </w:p>
    <w:p w:rsidR="00000000" w:rsidDel="00000000" w:rsidP="00000000" w:rsidRDefault="00000000" w:rsidRPr="00000000" w14:paraId="000000C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кондак прп.</w:t>
      </w:r>
    </w:p>
    <w:p w:rsidR="00000000" w:rsidDel="00000000" w:rsidP="00000000" w:rsidRDefault="00000000" w:rsidRPr="00000000" w14:paraId="000000CC">
      <w:pPr>
        <w:spacing w:after="240" w:before="240" w:lineRule="auto"/>
        <w:ind w:right="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прп. Ап. і Єв.</w:t>
      </w:r>
      <w:r w:rsidDel="00000000" w:rsidR="00000000" w:rsidRPr="00000000">
        <w:rPr>
          <w:rFonts w:ascii="Times New Roman" w:cs="Times New Roman" w:eastAsia="Times New Roman" w:hAnsi="Times New Roman"/>
          <w:i w:val="1"/>
          <w:color w:val="ff0000"/>
          <w:rtl w:val="0"/>
        </w:rPr>
        <w:t xml:space="preserve"> Прп.:</w:t>
      </w:r>
      <w:r w:rsidDel="00000000" w:rsidR="00000000" w:rsidRPr="00000000">
        <w:rPr>
          <w:rFonts w:ascii="Times New Roman" w:cs="Times New Roman" w:eastAsia="Times New Roman" w:hAnsi="Times New Roman"/>
          <w:color w:val="ff0000"/>
          <w:rtl w:val="0"/>
        </w:rPr>
        <w:t xml:space="preserve"> Ап. – Євр. 335 зач.; 13, 17-21. Єв. – Лк. 24 зач.; 6, 17-23.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Євр. 327 зач.; 11, 8.11-16. Єв. – Мр. 41 зач.; 9, 33-41.</w:t>
      </w:r>
    </w:p>
    <w:p w:rsidR="00000000" w:rsidDel="00000000" w:rsidP="00000000" w:rsidRDefault="00000000" w:rsidRPr="00000000" w14:paraId="000000CD">
      <w:pPr>
        <w:spacing w:after="240" w:before="240" w:lineRule="auto"/>
        <w:ind w:right="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0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0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 Святих отців наших і архиєпископів Олександрійських Атанасія й Кирила.</w:t>
      </w:r>
    </w:p>
    <w:p w:rsidR="00000000" w:rsidDel="00000000" w:rsidP="00000000" w:rsidRDefault="00000000" w:rsidRPr="00000000" w14:paraId="000000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свт., Сл.: свт., І нині: богород.-догмат 4-го гласу. Прокімен дня. Стиховня Октоїха. По «Отче наш»: тропар свт., Сл., І нині: богород. з неділ. за гласом тропаря свт. Відпуст великий з поминанням цілого тижня і свт.</w:t>
      </w:r>
    </w:p>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свт. (2), Сл., І нині: богород. з неділ.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w:t>
      </w:r>
    </w:p>
    <w:p w:rsidR="00000000" w:rsidDel="00000000" w:rsidP="00000000" w:rsidRDefault="00000000" w:rsidRPr="00000000" w14:paraId="000000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Ап. – Еф. 228 зач.; 5, 1-18. Єв. – Лк. 74 зач.; 14, 1-11.</w:t>
        <w:br w:type="textWrapping"/>
        <w:br w:type="textWrapping"/>
      </w:r>
    </w:p>
    <w:p w:rsidR="00000000" w:rsidDel="00000000" w:rsidP="00000000" w:rsidRDefault="00000000" w:rsidRPr="00000000" w14:paraId="000000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bookmarkStart w:colFirst="0" w:colLast="0" w:name="bookmark=id.tyjcwt" w:id="2"/>
    <w:bookmarkEnd w:id="2"/>
    <w:p w:rsidR="00000000" w:rsidDel="00000000" w:rsidP="00000000" w:rsidRDefault="00000000" w:rsidRPr="00000000" w14:paraId="000000D8">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19 </w:t>
      </w:r>
      <w:r w:rsidDel="00000000" w:rsidR="00000000" w:rsidRPr="00000000">
        <w:rPr>
          <w:rFonts w:ascii="Times New Roman" w:cs="Times New Roman" w:eastAsia="Times New Roman" w:hAnsi="Times New Roman"/>
          <w:i w:val="1"/>
          <w:color w:val="ff0000"/>
          <w:rtl w:val="0"/>
        </w:rPr>
        <w:t xml:space="preserve">Неділя 30-та по Зісланні Святого Духа. Глас 5. Єв. 8.</w:t>
      </w:r>
    </w:p>
    <w:p w:rsidR="00000000" w:rsidDel="00000000" w:rsidP="00000000" w:rsidRDefault="00000000" w:rsidRPr="00000000" w14:paraId="000000D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Преподобного отця нашого Макарія Єгипетського.</w:t>
      </w:r>
    </w:p>
    <w:p w:rsidR="00000000" w:rsidDel="00000000" w:rsidP="00000000" w:rsidRDefault="00000000" w:rsidRPr="00000000" w14:paraId="000000D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прп., Сл.: прп., І нині: богородичний-догмат 5-го гласу. Прокімен дня. Стиховня воскресна, Сл.: прп., І нині: богород. з воскресної стиховні за гласом «Слава». По «Отче наш» – тропар воскресний, Сл.: прп., І нині: богород. воскресний за гласом «Слава». Відпуст великий воскресний, з помин. прп.</w:t>
      </w:r>
    </w:p>
    <w:p w:rsidR="00000000" w:rsidDel="00000000" w:rsidP="00000000" w:rsidRDefault="00000000" w:rsidRPr="00000000" w14:paraId="000000D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прп., І нині: богород. воскресний за гласом «Слава». Катизми чергові, сідал. воскресні. «Ангельський  собор», іпакой, степенна та прокімен 5-го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Ів. 64 зач.; 20, 11-18. «Воскресіння Христове». Пс. 50. Стихира недільна. Канон воскресний, хрестовоскресний, Богородиці і прп. Катавасія чергова: «Відкрию уста мої». По 3-ій пісні – кондак і сідальний прп. По 6-ій – кондак-ікос воскресний. На 9-ій пісні – «Чеснішу від херувимів». По 9-ій пісні – «Свят Господь Бог наш» (3),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прп.</w:t>
      </w:r>
    </w:p>
    <w:p w:rsidR="00000000" w:rsidDel="00000000" w:rsidP="00000000" w:rsidRDefault="00000000" w:rsidRPr="00000000" w14:paraId="000000D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прп., на 6-му – храму. Кондаки: на 1-му – воскресний, на 3-му і 9-му – прп., на 6-му храму. </w:t>
      </w:r>
    </w:p>
    <w:p w:rsidR="00000000" w:rsidDel="00000000" w:rsidP="00000000" w:rsidRDefault="00000000" w:rsidRPr="00000000" w14:paraId="000000D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Кол. 258 зач.; 3, 12-16. Єв. – Лк. 91 зач.; 18, 18-27. Причасний «Хваліте».</w:t>
      </w:r>
    </w:p>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E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w:t>
      </w:r>
    </w:p>
    <w:p w:rsidR="00000000" w:rsidDel="00000000" w:rsidP="00000000" w:rsidRDefault="00000000" w:rsidRPr="00000000" w14:paraId="000000E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20 Тиждень 31-ий по Зісланні Святого Духа.</w:t>
      </w:r>
    </w:p>
    <w:p w:rsidR="00000000" w:rsidDel="00000000" w:rsidP="00000000" w:rsidRDefault="00000000" w:rsidRPr="00000000" w14:paraId="000000E2">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 Прeподобного й богоносного отця нашого Євтимія Великого. </w:t>
      </w:r>
      <w:r w:rsidDel="00000000" w:rsidR="00000000" w:rsidRPr="00000000">
        <w:rPr>
          <w:rtl w:val="0"/>
        </w:rPr>
      </w:r>
    </w:p>
    <w:p w:rsidR="00000000" w:rsidDel="00000000" w:rsidP="00000000" w:rsidRDefault="00000000" w:rsidRPr="00000000" w14:paraId="000000E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прп., Сл.: прп., І нині: богородичний-догмат за гл. «Слава». Прокімен дня. Три читання прп.: Прип. 10, 6-8; 8, 6-21; Муд. 4, 7-15; Муд. 8, 17-9, 14. Стиховня прп., тільки І нині: богород. з неділ. стиховні за гласом Сл. По “Отче наш”: тропар прп., Сл., І нині: богород. з неділ. за гласом тропар прп. Відпуст великий з помин. прп.</w:t>
      </w:r>
    </w:p>
    <w:p w:rsidR="00000000" w:rsidDel="00000000" w:rsidP="00000000" w:rsidRDefault="00000000" w:rsidRPr="00000000" w14:paraId="000000E4">
      <w:pPr>
        <w:spacing w:after="240" w:before="240" w:lineRule="auto"/>
        <w:ind w:right="2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прп. (2), Сл., І нині: богород. з неділ. за гласом тропар прп. Катизми черг., сідал. прп. Полієлей з Величанням, сідал. прп. Степенна “Від юності моєї”. Прокімен прп., Єв. Мт. 43 зач.; 11, 25-30.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зач.; стихира прп. Канон Богородиці (“Немокрими ногами” або “Море перейшовши”) та прп. Катавасія “Сушу” (зі Стрітення). По 3-ій – сідал. прп. По 6-ій – конд.-ікос прп. По 9-ій – світил. прп., Сл., І нині: богород. Хвалитні 4, всі  прп., Сл.: прп., І нині: богород., за гласом Сл. По вел. славослов’ї – тропар прп., Сл., І нині: богород. з неділ. за гласом тропар прп. Відпуст великий, як на Вечірні.</w:t>
      </w:r>
    </w:p>
    <w:p w:rsidR="00000000" w:rsidDel="00000000" w:rsidP="00000000" w:rsidRDefault="00000000" w:rsidRPr="00000000" w14:paraId="000000E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кондак прп.</w:t>
      </w:r>
    </w:p>
    <w:p w:rsidR="00000000" w:rsidDel="00000000" w:rsidP="00000000" w:rsidRDefault="00000000" w:rsidRPr="00000000" w14:paraId="000000E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 прп. Ап. і Єв. дня і прп.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Євр. 329 зач.; 11,17-23, 27-31. Єв. – Мр. 42 зач.; 9, 42-10,1.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Євр. 335 зач.; 13, 17-21. Єв. – Лк. 24 зач.; 6, 17-23. </w:t>
        <w:br w:type="textWrapping"/>
      </w:r>
    </w:p>
    <w:p w:rsidR="00000000" w:rsidDel="00000000" w:rsidP="00000000" w:rsidRDefault="00000000" w:rsidRPr="00000000" w14:paraId="000000E7">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E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p>
    <w:p w:rsidR="00000000" w:rsidDel="00000000" w:rsidP="00000000" w:rsidRDefault="00000000" w:rsidRPr="00000000" w14:paraId="000000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Преподобного отця нашого Максима Ісповідника. Святого мученика Неофіта. Святих мучеників Євгенія, Кандида, Валеріяна й Акили. </w:t>
      </w:r>
    </w:p>
    <w:p w:rsidR="00000000" w:rsidDel="00000000" w:rsidP="00000000" w:rsidRDefault="00000000" w:rsidRPr="00000000" w14:paraId="000000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 6 стихир: 3 ісп. і 3 мч., Слава: мч., І нині: богород. за гласом «Слава». Стиховня Октоїха. Тропар ісп., Слава: мч., І нині: богородичний відпустовий за гласом тропаря мч. і за днем тижня. Відпуст середній з поминанням служби дня, ісп. і мч.</w:t>
      </w:r>
    </w:p>
    <w:p w:rsidR="00000000" w:rsidDel="00000000" w:rsidP="00000000" w:rsidRDefault="00000000" w:rsidRPr="00000000" w14:paraId="000000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ісп. (2), Слава: мч., І нині: богородичний відпустовий за гласом тропаря мч. і за днем тижня. Катизми чергові і сідальний октоїха. Псалом 50. Канон Октоїха, ісп. і мч. По 9-ій – світильний з октоїха, також світильний ісп., Слава: світильний мч., І нині: богородичний світильного мч. Стиховня – вся октоїха. Тропар ісп., Слава: мч., І нині: богородичний відпустовий за гласом тропаря мч. і за днем тижня, що на кінці утрені. Відпуст середній з поминанням служби дня, ісп. і мч.</w:t>
      </w:r>
    </w:p>
    <w:p w:rsidR="00000000" w:rsidDel="00000000" w:rsidP="00000000" w:rsidRDefault="00000000" w:rsidRPr="00000000" w14:paraId="000000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тропарі і кондаки: на 1-му – дня тижня, на 3-му – ісп., на 6-му – храму, на 9-му – мч.</w:t>
      </w:r>
    </w:p>
    <w:p w:rsidR="00000000" w:rsidDel="00000000" w:rsidP="00000000" w:rsidRDefault="00000000" w:rsidRPr="00000000" w14:paraId="000000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дня. Ап. – Євр. 333 зач.; 12, 25-26; 13, 22-25. Єв. – Мр. 43 зач.; 10, 2-12.</w:t>
      </w:r>
    </w:p>
    <w:p w:rsidR="00000000" w:rsidDel="00000000" w:rsidP="00000000" w:rsidRDefault="00000000" w:rsidRPr="00000000" w14:paraId="000000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p>
    <w:p w:rsidR="00000000" w:rsidDel="00000000" w:rsidP="00000000" w:rsidRDefault="00000000" w:rsidRPr="00000000" w14:paraId="000000F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апостола Тимотея. Святого преподобномученика Анастасія Перського. </w:t>
      </w:r>
    </w:p>
    <w:p w:rsidR="00000000" w:rsidDel="00000000" w:rsidP="00000000" w:rsidRDefault="00000000" w:rsidRPr="00000000" w14:paraId="000000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ап., 3 прп., Сл.: прпмч., І нині: богород. за гласом «Слава». Прокімен дня. Стиховня Октоїха. По «Отче наш»: тропар ап., Сл.: прпмч., І нині: богород. відпустовий за гласом тропаря прпмч. і за днем тижня. </w:t>
      </w:r>
    </w:p>
    <w:p w:rsidR="00000000" w:rsidDel="00000000" w:rsidP="00000000" w:rsidRDefault="00000000" w:rsidRPr="00000000" w14:paraId="000000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ап. (2), Сл.: прпмч., І нині: богород. відпустовий за гласом тропаря прпмч. Катизми чергові, сідальні Октоїха. Канон Октоїха, ап. та прпмч. На 9-ій пісні – «Чеснішу від херувимів». По 9-ій – світильний Октоїха, ап. Сл.: прпмч., І нині: богородичний. Стиховня Октоїха. По «Отче наш»: тропар ап., Сл.: прпмч., І нині: богород. за гласом тропаря прпмч. і за днем тижня. </w:t>
      </w:r>
    </w:p>
    <w:p w:rsidR="00000000" w:rsidDel="00000000" w:rsidP="00000000" w:rsidRDefault="00000000" w:rsidRPr="00000000" w14:paraId="000000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тропар дня; на 6-му – храму; на 3-му – ап. та 9-му – прпмч. </w:t>
      </w:r>
    </w:p>
    <w:p w:rsidR="00000000" w:rsidDel="00000000" w:rsidP="00000000" w:rsidRDefault="00000000" w:rsidRPr="00000000" w14:paraId="000000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Ап. – Як. 50 зач.; 1, 1-18. Єв. – Мр. 44 зач.; 10, 11-16.</w:t>
        <w:br w:type="textWrapping"/>
        <w:br w:type="textWrapping"/>
      </w:r>
    </w:p>
    <w:p w:rsidR="00000000" w:rsidDel="00000000" w:rsidP="00000000" w:rsidRDefault="00000000" w:rsidRPr="00000000" w14:paraId="000000F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p>
    <w:p w:rsidR="00000000" w:rsidDel="00000000" w:rsidP="00000000" w:rsidRDefault="00000000" w:rsidRPr="00000000" w14:paraId="000000F9">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 Блаженних Пратулинських мучеників: Вінкентія, Микити, Івана, Константина, Михаїла, Онуфрія, Филипа, Максима, Даниїла, Константина, Вартоломея, Луки й Ігнатія. </w:t>
      </w:r>
    </w:p>
    <w:p w:rsidR="00000000" w:rsidDel="00000000" w:rsidP="00000000" w:rsidRDefault="00000000" w:rsidRPr="00000000" w14:paraId="000000F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Климента, єпископа Анкирського. Святого мученика Агатангела.</w:t>
      </w:r>
    </w:p>
    <w:p w:rsidR="00000000" w:rsidDel="00000000" w:rsidP="00000000" w:rsidRDefault="00000000" w:rsidRPr="00000000" w14:paraId="000000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«Блажен муж». На «Господи, взиваю» - 8 стихир мчч., Сл.: мчч., І нині: богородичний-догмат за гласом «Слава». Вхід і прокімен дня. Три читання мчч.: Іс. 43, 9-14; Муд. 3, 1-9; Муд. 5, 15 – 6, 3 </w:t>
      </w:r>
      <w:r w:rsidDel="00000000" w:rsidR="00000000" w:rsidRPr="00000000">
        <w:rPr>
          <w:rFonts w:ascii="Times New Roman" w:cs="Times New Roman" w:eastAsia="Times New Roman" w:hAnsi="Times New Roman"/>
          <w:i w:val="1"/>
          <w:rtl w:val="0"/>
        </w:rPr>
        <w:t xml:space="preserve">або</w:t>
      </w:r>
      <w:r w:rsidDel="00000000" w:rsidR="00000000" w:rsidRPr="00000000">
        <w:rPr>
          <w:rFonts w:ascii="Times New Roman" w:cs="Times New Roman" w:eastAsia="Times New Roman" w:hAnsi="Times New Roman"/>
          <w:rtl w:val="0"/>
        </w:rPr>
        <w:t xml:space="preserve"> Плач Єремії 3, 25-40. Стиховня мчч., Сл.: мчч., І нині: богород. з воскрес. стиховні за гласом «Слава».  По «Отче наш»: тропар мчч., Сл.: І нині: богород. воскресний за гласом тропаря. Відпуст великий недільний з помин. мчч.</w:t>
      </w:r>
    </w:p>
    <w:p w:rsidR="00000000" w:rsidDel="00000000" w:rsidP="00000000" w:rsidRDefault="00000000" w:rsidRPr="00000000" w14:paraId="000000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мчч. (2), Сл., І нині: богород. воскресний за гласом тропаря. Катизми дві черг. з сідал. воскрес. Полієлей, величання і сідальні мчч. Степенна 4-го гласу «Від юности моєї». Прокімен мчч. Єв. – Мт. 36 зач.; 10,16-22. Пс. 50. Канон Богородиці і мчч. Катавасія «Відкрию уста мої». По  3-ій – сідальний мчч., Слава, і нині: богородичний; по 6-ій – кондак-ікос мчч.; на 9-ій пісні - «Чеснішу»; по 9-ій – світильний мчч., Слава, І нині: богородичний. Хвалитних стихир – 4 мчч., Слава: мчч., І нині: богородичний. Після великого славослов’я – тропар мчч., Слава, І нині: богород. воскресний за гласом тропаря. Відпуст великий з помин. мчч. </w:t>
      </w:r>
    </w:p>
    <w:p w:rsidR="00000000" w:rsidDel="00000000" w:rsidP="00000000" w:rsidRDefault="00000000" w:rsidRPr="00000000" w14:paraId="000000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 тропар і кондак мчч. </w:t>
      </w:r>
    </w:p>
    <w:p w:rsidR="00000000" w:rsidDel="00000000" w:rsidP="00000000" w:rsidRDefault="00000000" w:rsidRPr="00000000" w14:paraId="000000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w:t>
      </w:r>
      <w:r w:rsidDel="00000000" w:rsidR="00000000" w:rsidRPr="00000000">
        <w:rPr>
          <w:rFonts w:ascii="Times New Roman" w:cs="Times New Roman" w:eastAsia="Times New Roman" w:hAnsi="Times New Roman"/>
          <w:rtl w:val="0"/>
        </w:rPr>
        <w:t xml:space="preserve">вся Служба – мчч. Ап. і Єв. – рядове і мчч.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Як. 51 зач.; 1, 19-27. Єв. – Мр. 45 зач.; 10, 17-27. </w:t>
      </w:r>
      <w:r w:rsidDel="00000000" w:rsidR="00000000" w:rsidRPr="00000000">
        <w:rPr>
          <w:rFonts w:ascii="Times New Roman" w:cs="Times New Roman" w:eastAsia="Times New Roman" w:hAnsi="Times New Roman"/>
          <w:i w:val="1"/>
          <w:rtl w:val="0"/>
        </w:rPr>
        <w:t xml:space="preserve">Мчч.: </w:t>
      </w:r>
      <w:r w:rsidDel="00000000" w:rsidR="00000000" w:rsidRPr="00000000">
        <w:rPr>
          <w:rFonts w:ascii="Times New Roman" w:cs="Times New Roman" w:eastAsia="Times New Roman" w:hAnsi="Times New Roman"/>
          <w:rtl w:val="0"/>
        </w:rPr>
        <w:t xml:space="preserve">Ап. - Еф. 233 зач., 6:10-17. Єв. - Мт. 36 зач.; 10:16-22.</w:t>
      </w:r>
    </w:p>
    <w:p w:rsidR="00000000" w:rsidDel="00000000" w:rsidP="00000000" w:rsidRDefault="00000000" w:rsidRPr="00000000" w14:paraId="000000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p>
    <w:p w:rsidR="00000000" w:rsidDel="00000000" w:rsidP="00000000" w:rsidRDefault="00000000" w:rsidRPr="00000000" w14:paraId="000001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Преподобної матері нашої Ксенії Римлянки.</w:t>
      </w:r>
    </w:p>
    <w:p w:rsidR="00000000" w:rsidDel="00000000" w:rsidP="00000000" w:rsidRDefault="00000000" w:rsidRPr="00000000" w14:paraId="000001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w:t>
        <w:br w:type="textWrapping"/>
        <w:br w:type="textWrapping"/>
      </w: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Ап. – Як. 52 зач.; 2, 1-13. Єв. – Мр. 46 зач.; 10, 23-32.</w:t>
        <w:br w:type="textWrapping"/>
        <w:br w:type="textWrapping"/>
      </w:r>
    </w:p>
    <w:p w:rsidR="00000000" w:rsidDel="00000000" w:rsidP="00000000" w:rsidRDefault="00000000" w:rsidRPr="00000000" w14:paraId="0000010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0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p>
    <w:p w:rsidR="00000000" w:rsidDel="00000000" w:rsidP="00000000" w:rsidRDefault="00000000" w:rsidRPr="00000000" w14:paraId="0000010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25🕂Святого отця нашого Григорія Богослова, архиєпископа Царгородського. </w:t>
      </w:r>
    </w:p>
    <w:p w:rsidR="00000000" w:rsidDel="00000000" w:rsidP="00000000" w:rsidRDefault="00000000" w:rsidRPr="00000000" w14:paraId="0000010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св., Сл.: св., І нині: богородичний-догмат 5-го гласу. Прокімен дня. Три читання св.: Прип. 10, 6-8; 8, 6-21; Муд. 4, 7-15; Муд. 8, 17-9, 14. Стиховня св., тільки І нині: богород. з неділ. стиховні за гласом Сл. По “Отче наш”: тропар св., Сл., І нині: богород. з неділ. за гласом тропаря св. Відпуст великий з помин. св.</w:t>
      </w:r>
    </w:p>
    <w:p w:rsidR="00000000" w:rsidDel="00000000" w:rsidP="00000000" w:rsidRDefault="00000000" w:rsidRPr="00000000" w14:paraId="0000010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 (2), Сл., І нині: богород. з неділ. за гласом тропаря св. Катизми черг., сідал. св. Полієлей з Величанням, сідал. св. Степенна “Від юності моєї”. Прокімен св., Єв. – Ів. 35 зач.; 10, 1-9, стихира св. Канон Богородиці (“Немокрими ногами” або “Море перейшовши”) та св. Катавасія “Сушу” (зі Стрітення). По 9-ій – світил. св. На Хвалитних 4 стихири св., Сл.: св., І нині: богород., за гласом «Слава». По вел. славослов’ї – тропар св., Сл., І нині: богород. з неділ. за гласом тропаря св. Відпуст великий з помин. св.</w:t>
      </w:r>
    </w:p>
    <w:p w:rsidR="00000000" w:rsidDel="00000000" w:rsidP="00000000" w:rsidRDefault="00000000" w:rsidRPr="00000000" w14:paraId="0000010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кондак св.</w:t>
      </w:r>
    </w:p>
    <w:p w:rsidR="00000000" w:rsidDel="00000000" w:rsidP="00000000" w:rsidRDefault="00000000" w:rsidRPr="00000000" w14:paraId="0000010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все св. Ап. і Єв. дня і св.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Кол. 249. зач.; 1, 2-6. Єв. – Лк. 81 зач.; 16, 10-15. </w:t>
      </w:r>
      <w:r w:rsidDel="00000000" w:rsidR="00000000" w:rsidRPr="00000000">
        <w:rPr>
          <w:rFonts w:ascii="Times New Roman" w:cs="Times New Roman" w:eastAsia="Times New Roman" w:hAnsi="Times New Roman"/>
          <w:i w:val="1"/>
          <w:color w:val="ff0000"/>
          <w:rtl w:val="0"/>
        </w:rPr>
        <w:t xml:space="preserve">Св.:</w:t>
      </w:r>
      <w:r w:rsidDel="00000000" w:rsidR="00000000" w:rsidRPr="00000000">
        <w:rPr>
          <w:rFonts w:ascii="Times New Roman" w:cs="Times New Roman" w:eastAsia="Times New Roman" w:hAnsi="Times New Roman"/>
          <w:color w:val="ff0000"/>
          <w:rtl w:val="0"/>
        </w:rPr>
        <w:t xml:space="preserve"> Ап. – 1 Кор. 151 зач.; 12, 7-11. Єв. – Ів. 36 зач.; 10, 9-16. </w:t>
      </w:r>
    </w:p>
    <w:p w:rsidR="00000000" w:rsidDel="00000000" w:rsidP="00000000" w:rsidRDefault="00000000" w:rsidRPr="00000000" w14:paraId="0000010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0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10F">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26 </w:t>
      </w:r>
      <w:r w:rsidDel="00000000" w:rsidR="00000000" w:rsidRPr="00000000">
        <w:rPr>
          <w:rFonts w:ascii="Times New Roman" w:cs="Times New Roman" w:eastAsia="Times New Roman" w:hAnsi="Times New Roman"/>
          <w:i w:val="1"/>
          <w:color w:val="ff0000"/>
          <w:rtl w:val="0"/>
        </w:rPr>
        <w:t xml:space="preserve">Неділя 31-ша по Зісланні Святого Духа. Глас 6. Єв. 9.</w:t>
      </w:r>
    </w:p>
    <w:p w:rsidR="00000000" w:rsidDel="00000000" w:rsidP="00000000" w:rsidRDefault="00000000" w:rsidRPr="00000000" w14:paraId="00000110">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Ксенофонта, дружини його Марії.</w:t>
      </w: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11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6 воскресних і 4 прп., Сл.: прп., І нині: богородичний-догмат 6-го гласу. Прокімен дня. Стиховня воскресна, Сл.: прп., І нині: богород. з воскресної стиховні за гласом «Слава». По «Отче наш» – тропар воскресний, Сл.: прп., І нині: богород. воскресний за гласом «Слава». Відпуст великий воскресний, з помин. прп. </w:t>
      </w:r>
    </w:p>
    <w:p w:rsidR="00000000" w:rsidDel="00000000" w:rsidP="00000000" w:rsidRDefault="00000000" w:rsidRPr="00000000" w14:paraId="0000011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прп., І нині: богород. воскресний за гласом «Слава». Катизми чергові, сідал. воскресні. «Ангельський собор», іпакой, степенна та прокімен 6-го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Ів. 65 зач.; 20, 19-31.</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«Воскресіння Христове». Пс. 50. Стихира недільна. Канон воскресний, хрестовоскресний, Богородиці і прп. Катавасія «Сушу» (зі Стрітення). По 3-ій пісні – кондак і сідальний прп. По 6-ій – кондак-ікос воскресний. На 9-ій пісні – «Чеснішу від херувимів». По 9-ій пісні – «Свят Господь Бог наш» (3) і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прп. </w:t>
      </w:r>
    </w:p>
    <w:p w:rsidR="00000000" w:rsidDel="00000000" w:rsidP="00000000" w:rsidRDefault="00000000" w:rsidRPr="00000000" w14:paraId="0000011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прп., на 6-му – храму. Кондаки: на 1-му – воскресний, на 3-му і 9-му – прп., на 6-му храму. </w:t>
      </w:r>
    </w:p>
    <w:p w:rsidR="00000000" w:rsidDel="00000000" w:rsidP="00000000" w:rsidRDefault="00000000" w:rsidRPr="00000000" w14:paraId="0000011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1 Тим. 280 зач.; 1, 15-17. Єв. – Лк. 93 зач.; 18, 35-43. Причасний «Хваліте».</w:t>
      </w:r>
    </w:p>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 </w:t>
      </w:r>
    </w:p>
    <w:p w:rsidR="00000000" w:rsidDel="00000000" w:rsidP="00000000" w:rsidRDefault="00000000" w:rsidRPr="00000000" w14:paraId="0000011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27 Тиждень 32-ий по Зісланні Святого Духа.</w:t>
        <w:br w:type="textWrapping"/>
        <w:t xml:space="preserve">🕂Перенесення чесних мощів святого отця нашого Івана Золотоустого.</w:t>
      </w:r>
    </w:p>
    <w:p w:rsidR="00000000" w:rsidDel="00000000" w:rsidP="00000000" w:rsidRDefault="00000000" w:rsidRPr="00000000" w14:paraId="0000011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6 стихир св., Сл.: св., І нині: богородичний-догмат 8-го гласу. Прокімен дня. Три читання св.: Прип. 10, 6-8; 8, 6-21; Муд. 4, 7-15; Муд. 8, 17-9, 14. Стиховня св., Сл.: св., І нині: богород. з неділ. стиховні за гласом Сл. По «Отче наш»: тропар св., Сл., І нині: богород. з неділ. за гласом тропар св. Відпуст великий з помин. св.</w:t>
      </w:r>
    </w:p>
    <w:p w:rsidR="00000000" w:rsidDel="00000000" w:rsidP="00000000" w:rsidRDefault="00000000" w:rsidRPr="00000000" w14:paraId="0000011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 (2), Сл., І нині: богород. з неділ. за гласом тропар св. Катизми черг., сідал. св. Полієлей з Величанням, сідал. св. Степенна “Від юності моєї”, прокімен св. Єв. – Ів. 35 зач.; 10, 1-9. Стихира св. Канон Богородиці (“Немокрими ногами” або “Море перейшовши”) та св. Катавасія “Сушу”. По 3-ій – сідал. св. По 6-ій – конд.-ікос св. По 9-ій – світил. св. Хвалитних стихир - 4 св., Сл.: св., І нині: богород., за гласом Сл. По вел. славослов’ї – тропар св., Сл., І нині: богород. з неділ. за гласом тропар св. Відпуст великий, як на Вечірні.</w:t>
      </w:r>
    </w:p>
    <w:p w:rsidR="00000000" w:rsidDel="00000000" w:rsidP="00000000" w:rsidRDefault="00000000" w:rsidRPr="00000000" w14:paraId="0000011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 св.</w:t>
      </w:r>
    </w:p>
    <w:p w:rsidR="00000000" w:rsidDel="00000000" w:rsidP="00000000" w:rsidRDefault="00000000" w:rsidRPr="00000000" w14:paraId="0000011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 св. Ап. і Єв. дня і св.: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Як. 53 зач.; 2, 14-26. Єв. – Мр. 48 зач.; 10, 46-52.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color w:val="ff0000"/>
          <w:rtl w:val="0"/>
        </w:rPr>
        <w:t xml:space="preserve">Св.:</w:t>
      </w:r>
      <w:r w:rsidDel="00000000" w:rsidR="00000000" w:rsidRPr="00000000">
        <w:rPr>
          <w:rFonts w:ascii="Times New Roman" w:cs="Times New Roman" w:eastAsia="Times New Roman" w:hAnsi="Times New Roman"/>
          <w:color w:val="ff0000"/>
          <w:rtl w:val="0"/>
        </w:rPr>
        <w:t xml:space="preserve"> Ап. – Євр. 318 зач.; 7, 26 – 8, 2. Єв. – Ів. 36 зач.; 10, 9-16.</w:t>
      </w:r>
    </w:p>
    <w:p w:rsidR="00000000" w:rsidDel="00000000" w:rsidP="00000000" w:rsidRDefault="00000000" w:rsidRPr="00000000" w14:paraId="000001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p>
    <w:p w:rsidR="00000000" w:rsidDel="00000000" w:rsidP="00000000" w:rsidRDefault="00000000" w:rsidRPr="00000000" w14:paraId="000001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 Преподобного отця нашого Єфрема Сирійця. </w:t>
      </w:r>
    </w:p>
    <w:p w:rsidR="00000000" w:rsidDel="00000000" w:rsidP="00000000" w:rsidRDefault="00000000" w:rsidRPr="00000000" w14:paraId="000001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прп., Сл.: прп., І нині: богород. за гласом «Слава».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1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богородичний.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1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прп.</w:t>
      </w:r>
    </w:p>
    <w:p w:rsidR="00000000" w:rsidDel="00000000" w:rsidP="00000000" w:rsidRDefault="00000000" w:rsidRPr="00000000" w14:paraId="000001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дня. Ап. – Як. 54 зач.; 3, 1-10. Єв. – Мр. 50 зач.; 11, 11-23.</w:t>
        <w:br w:type="textWrapping"/>
        <w:br w:type="textWrapping"/>
      </w:r>
    </w:p>
    <w:p w:rsidR="00000000" w:rsidDel="00000000" w:rsidP="00000000" w:rsidRDefault="00000000" w:rsidRPr="00000000" w14:paraId="000001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p>
    <w:p w:rsidR="00000000" w:rsidDel="00000000" w:rsidP="00000000" w:rsidRDefault="00000000" w:rsidRPr="00000000" w14:paraId="000001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 Перенесення мощів святого священномученика Ігнатія Богоносця.</w:t>
      </w:r>
    </w:p>
    <w:p w:rsidR="00000000" w:rsidDel="00000000" w:rsidP="00000000" w:rsidRDefault="00000000" w:rsidRPr="00000000" w14:paraId="000001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свщмч., Сл.: свщмч., І нині: богород. за гласом «Слава». Прокімен дня. Стиховня Октоїха. По «Отче наш»: тропар свщмч., Сл., І нині: богород. відпустовий за гласом тропаря свщмч. і за днем тижня.</w:t>
      </w:r>
    </w:p>
    <w:p w:rsidR="00000000" w:rsidDel="00000000" w:rsidP="00000000" w:rsidRDefault="00000000" w:rsidRPr="00000000" w14:paraId="000001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свщмч. (2), Сл., І нині: богород. відпустовий за гласом тропаря свщмч. Катизми чергові, сідальні Октоїха. Канон Октоїха та свщмч. По 9-ій пісні – світильний Октоїха, Сл.: світильний свщмч., І нині: богородичний. Стиховня Октоїха. По «Отче наш»: тропар свщмч., Сл., І нині: богород. за гласом тропаря свщмч. і за днем тижня.</w:t>
      </w:r>
    </w:p>
    <w:p w:rsidR="00000000" w:rsidDel="00000000" w:rsidP="00000000" w:rsidRDefault="00000000" w:rsidRPr="00000000" w14:paraId="000001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свщмч.</w:t>
      </w:r>
    </w:p>
    <w:p w:rsidR="00000000" w:rsidDel="00000000" w:rsidP="00000000" w:rsidRDefault="00000000" w:rsidRPr="00000000" w14:paraId="000001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дня. Ап. – Як. 55 зач.; 3, 11-4, 6. Єв. – Мр. 51 зач.; 11, 23-26.</w:t>
        <w:br w:type="textWrapping"/>
        <w:br w:type="textWrapping"/>
      </w:r>
    </w:p>
    <w:p w:rsidR="00000000" w:rsidDel="00000000" w:rsidP="00000000" w:rsidRDefault="00000000" w:rsidRPr="00000000" w14:paraId="000001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p>
    <w:p w:rsidR="00000000" w:rsidDel="00000000" w:rsidP="00000000" w:rsidRDefault="00000000" w:rsidRPr="00000000" w14:paraId="000001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30 🕁 Святих трьох святителів, великих архиєреїв: Василія Великого, Григорія Богослова та Івана Золотоустого. Святого священномученика Іполита.</w:t>
      </w:r>
      <w:r w:rsidDel="00000000" w:rsidR="00000000" w:rsidRPr="00000000">
        <w:rPr>
          <w:rtl w:val="0"/>
        </w:rPr>
      </w:r>
    </w:p>
    <w:p w:rsidR="00000000" w:rsidDel="00000000" w:rsidP="00000000" w:rsidRDefault="00000000" w:rsidRPr="00000000" w14:paraId="0000012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свв., Сл.: свв., І нині: догмат за гласом «Слава». Прокімен дня. Три читання свв.: Второзак. 1, 8-17; Второзак. 10, 14-21; Муд. 3, 1-9. На Литії стихири свв. Стиховня свв., Сл.: свв., І нині: богород. з неділ. за гласом «Слава». На благословення хлібів: тропар свв. (2) і “Богородице Діво”. Відпуст великий з помин. свв.</w:t>
      </w:r>
    </w:p>
    <w:p w:rsidR="00000000" w:rsidDel="00000000" w:rsidP="00000000" w:rsidRDefault="00000000" w:rsidRPr="00000000" w14:paraId="0000012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свв. (2), Сл., І нині: богород. з неділ. за гласом тропаря свв. Катизми черг., сідальні свв. Полієлей з величанням, сідал. свв. Степенна, глас 4: “Від юності моєї”. Прокімен свв., Єв. – Ів. 36 зач.; 10, 9 – 16. Стихира свв. Канон Богородиці (“Немокрими ногами” або “Море перейшовши”) та свв. Катавасія «Сушу» (зі Стрітення). По 3-ій – сідальний свв. По 6-ій – конд. -ікос свв. По 9-ій – світил. свв., Сл., І нині: богород. Хвалитних стихир - 4 свв., Сл.: свв., І нині: богород. за гласом "Слава". По вел. славослов’ї – тропар свв., Сл., І нині: богород. з неділ. за гласом тропаря свв. Відпуст великий з помин. свв.</w:t>
      </w:r>
    </w:p>
    <w:p w:rsidR="00000000" w:rsidDel="00000000" w:rsidP="00000000" w:rsidRDefault="00000000" w:rsidRPr="00000000" w14:paraId="0000013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кондак свв.</w:t>
      </w:r>
    </w:p>
    <w:p w:rsidR="00000000" w:rsidDel="00000000" w:rsidP="00000000" w:rsidRDefault="00000000" w:rsidRPr="00000000" w14:paraId="0000013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 свв. </w:t>
      </w:r>
      <w:r w:rsidDel="00000000" w:rsidR="00000000" w:rsidRPr="00000000">
        <w:rPr>
          <w:rFonts w:ascii="Times New Roman" w:cs="Times New Roman" w:eastAsia="Times New Roman" w:hAnsi="Times New Roman"/>
          <w:i w:val="1"/>
          <w:color w:val="ff0000"/>
          <w:rtl w:val="0"/>
        </w:rPr>
        <w:t xml:space="preserve">Свв.:</w:t>
      </w:r>
      <w:r w:rsidDel="00000000" w:rsidR="00000000" w:rsidRPr="00000000">
        <w:rPr>
          <w:rFonts w:ascii="Times New Roman" w:cs="Times New Roman" w:eastAsia="Times New Roman" w:hAnsi="Times New Roman"/>
          <w:color w:val="ff0000"/>
          <w:rtl w:val="0"/>
        </w:rPr>
        <w:t xml:space="preserve"> Ап. – Євр. 334 зач.; 13, 7-16. Єв. – Мт. 11 зач.; 5, 14-19.</w:t>
      </w:r>
    </w:p>
    <w:p w:rsidR="00000000" w:rsidDel="00000000" w:rsidP="00000000" w:rsidRDefault="00000000" w:rsidRPr="00000000" w14:paraId="000001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p>
    <w:p w:rsidR="00000000" w:rsidDel="00000000" w:rsidP="00000000" w:rsidRDefault="00000000" w:rsidRPr="00000000" w14:paraId="000001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 Святих чудотворців і безсрібників Кира й Івана. Преподобного отця нашого Івана Боско. </w:t>
      </w:r>
    </w:p>
    <w:p w:rsidR="00000000" w:rsidDel="00000000" w:rsidP="00000000" w:rsidRDefault="00000000" w:rsidRPr="00000000" w14:paraId="000001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свв., Сл.: свв., І нині: хрестобогород. Прокімен дня. Стиховня Октоїха. По «Отче наш»: тропар свв., Сл., І нині: богород. відпустовий за гласом тропаря свв. і за днем тижня. </w:t>
      </w:r>
    </w:p>
    <w:p w:rsidR="00000000" w:rsidDel="00000000" w:rsidP="00000000" w:rsidRDefault="00000000" w:rsidRPr="00000000" w14:paraId="000001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свв. (2), Сл., І нині: богород. відпустовий за гласом тропаря свв. Катизми черг., сідальні Октоїха. Пс. 50. Канон Октоїха і свв. На 9-ій пісні – «Чеснішу від херувимів». По 9-ій – світильний Октоїха, Сл.: світильний свв., І нині: його богород. Стиховня Октоїха. По «Отче наш»: тропар свв., Сл., І нині: богород. за гласом тропаря свв. і за днем тижня. </w:t>
      </w:r>
    </w:p>
    <w:p w:rsidR="00000000" w:rsidDel="00000000" w:rsidP="00000000" w:rsidRDefault="00000000" w:rsidRPr="00000000" w14:paraId="0000013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свв. </w:t>
      </w:r>
    </w:p>
    <w:p w:rsidR="00000000" w:rsidDel="00000000" w:rsidP="00000000" w:rsidRDefault="00000000" w:rsidRPr="00000000" w14:paraId="0000013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Ап. – 1 Пт. 58 зач.; 1, 1-2. 10-12; 2, 6-10. Єв. – Мр. 53 зач.; 12, 1-12.</w:t>
      </w:r>
    </w:p>
    <w:p w:rsidR="00000000" w:rsidDel="00000000" w:rsidP="00000000" w:rsidRDefault="00000000" w:rsidRPr="00000000" w14:paraId="0000013A">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B">
      <w:pPr>
        <w:pStyle w:val="Heading1"/>
        <w:rPr>
          <w:rFonts w:ascii="Times New Roman" w:cs="Times New Roman" w:eastAsia="Times New Roman" w:hAnsi="Times New Roman"/>
          <w:sz w:val="28"/>
          <w:szCs w:val="28"/>
        </w:rPr>
      </w:pPr>
      <w:bookmarkStart w:colFirst="0" w:colLast="0" w:name="_heading=h.3dy6vkm" w:id="3"/>
      <w:bookmarkEnd w:id="3"/>
      <w:r w:rsidDel="00000000" w:rsidR="00000000" w:rsidRPr="00000000">
        <w:rPr>
          <w:rFonts w:ascii="Times New Roman" w:cs="Times New Roman" w:eastAsia="Times New Roman" w:hAnsi="Times New Roman"/>
          <w:sz w:val="28"/>
          <w:szCs w:val="28"/>
          <w:rtl w:val="0"/>
        </w:rPr>
        <w:t xml:space="preserve">Лютий</w:t>
      </w:r>
    </w:p>
    <w:p w:rsidR="00000000" w:rsidDel="00000000" w:rsidP="00000000" w:rsidRDefault="00000000" w:rsidRPr="00000000" w14:paraId="000001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p>
    <w:p w:rsidR="00000000" w:rsidDel="00000000" w:rsidP="00000000" w:rsidRDefault="00000000" w:rsidRPr="00000000" w14:paraId="0000013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Передсвяття Стрітення Господа Бога і Спаса нашого Ісуса Христа. </w:t>
      </w:r>
    </w:p>
    <w:p w:rsidR="00000000" w:rsidDel="00000000" w:rsidP="00000000" w:rsidRDefault="00000000" w:rsidRPr="00000000" w14:paraId="0000013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Трифона.</w:t>
      </w:r>
    </w:p>
    <w:p w:rsidR="00000000" w:rsidDel="00000000" w:rsidP="00000000" w:rsidRDefault="00000000" w:rsidRPr="00000000" w14:paraId="000001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передсв.; 3 мч., Сл.: мч., І нині: передсв. Прокімен дня. Стиховня передсвяття. По “Отче наш”:  тропар мч., Сл.: І нині: передсв. Відпуст середній з помин. дня тижня і мч.</w:t>
      </w:r>
    </w:p>
    <w:p w:rsidR="00000000" w:rsidDel="00000000" w:rsidP="00000000" w:rsidRDefault="00000000" w:rsidRPr="00000000" w14:paraId="000001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передсв. (2), Сл.: мч., І нині: передсв. Катизми черг., сідальні передсв. Пс. 50. Канон передсв. і мч. По 9-ій – світильний мч., Сл., І нині: передсв. Стиховня передсв. По “Отче наш”: тропар мч., Сл., І нині: тропар передсв.</w:t>
      </w:r>
    </w:p>
    <w:p w:rsidR="00000000" w:rsidDel="00000000" w:rsidP="00000000" w:rsidRDefault="00000000" w:rsidRPr="00000000" w14:paraId="000001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тропар передсв.; на 3 та 9 – Сл.: мч. Кондаки: 1 та 6 – передсв.; 3 та 9 – мч.</w:t>
      </w:r>
    </w:p>
    <w:p w:rsidR="00000000" w:rsidDel="00000000" w:rsidP="00000000" w:rsidRDefault="00000000" w:rsidRPr="00000000" w14:paraId="000001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тропар передсвяття, Сл., І нині: кондак передсвяття. Все інше - дня. Ап. – 1 Сол. 273 зач.; 5, 14-23. Єв. – Лк. 84 зач.; 17, 3-10.</w:t>
        <w:br w:type="textWrapping"/>
        <w:br w:type="textWrapping"/>
      </w:r>
    </w:p>
    <w:p w:rsidR="00000000" w:rsidDel="00000000" w:rsidP="00000000" w:rsidRDefault="00000000" w:rsidRPr="00000000" w14:paraId="0000014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146">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color w:val="ff0000"/>
          <w:rtl w:val="0"/>
        </w:rPr>
        <w:t xml:space="preserve">2 </w:t>
      </w:r>
      <w:r w:rsidDel="00000000" w:rsidR="00000000" w:rsidRPr="00000000">
        <w:rPr>
          <w:rFonts w:ascii="Times New Roman" w:cs="Times New Roman" w:eastAsia="Times New Roman" w:hAnsi="Times New Roman"/>
          <w:i w:val="1"/>
          <w:color w:val="ff0000"/>
          <w:rtl w:val="0"/>
        </w:rPr>
        <w:t xml:space="preserve">Неділя про Закхея. Глас 7. Єв. 10.</w:t>
      </w:r>
      <w:r w:rsidDel="00000000" w:rsidR="00000000" w:rsidRPr="00000000">
        <w:rPr>
          <w:rFonts w:ascii="Times New Roman" w:cs="Times New Roman" w:eastAsia="Times New Roman" w:hAnsi="Times New Roman"/>
          <w:color w:val="ff0000"/>
          <w:rtl w:val="0"/>
        </w:rPr>
        <w:t xml:space="preserve"> </w:t>
        <w:br w:type="textWrapping"/>
      </w:r>
      <w:r w:rsidDel="00000000" w:rsidR="00000000" w:rsidRPr="00000000">
        <w:rPr>
          <w:rFonts w:ascii="Times New Roman" w:cs="Times New Roman" w:eastAsia="Times New Roman" w:hAnsi="Times New Roman"/>
          <w:b w:val="1"/>
          <w:color w:val="ff0000"/>
          <w:rtl w:val="0"/>
        </w:rPr>
        <w:t xml:space="preserve">🕀 Стрітення Господа Бога і Спаса нашого Ісуса Христа.</w:t>
      </w:r>
    </w:p>
    <w:p w:rsidR="00000000" w:rsidDel="00000000" w:rsidP="00000000" w:rsidRDefault="00000000" w:rsidRPr="00000000" w14:paraId="0000014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візвав я» – 10 стихир: 4 воскресних і 6 свята, Слава: І нині: свята. Прокімен дня. Три читання свята: Вих. 12, 51-13, 3, 11-12, 14-16; Іс. 12, 2-3, 6, 8; Іс. 6, 1-12. На Литії всі стихири - свята. На стиховні: стихири воскресні, Слава: І нині: свята. На благословенні хлібів: тропар свята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Відпуст великий недільний з поминанням свята.</w:t>
      </w:r>
    </w:p>
    <w:p w:rsidR="00000000" w:rsidDel="00000000" w:rsidP="00000000" w:rsidRDefault="00000000" w:rsidRPr="00000000" w14:paraId="0000014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І нині: свята. Катизми з воскресними сідальними. Полієлей і Величання свята, «Ангельський собор», іпакой 7-го гласу і всі три сідальні свята. Степенна 7-го гласу. Єв. – Лк. 8 зач.; 2, 25 – 32. «Воскресіння Христове», пс 50. Все інше до канону – свята. Канон воскресний і свята. Катавасія чергова по кожній пісні - "Сушу". По 3-ій пісні – кондак-ікос воскресний і сідальний свята; по 6-ій – кондак-ікос свята; на 9-ій – «Чеснішу»; по 9-ій – світильний недільний, Слава, і нині: свята. Хвалитних стихир – 8: 4 воскресних і 4 свята з двома святковими приспівами, Слава: свята, І нині: „Преблагословенна”. По Великому славослов’ї з трисвятим – тропар воскресний «Сьогодні спасіння світу». Відпуст великий недільний з поминанням свята. По відпусті євангельська стихира.</w:t>
      </w:r>
    </w:p>
    <w:p w:rsidR="00000000" w:rsidDel="00000000" w:rsidP="00000000" w:rsidRDefault="00000000" w:rsidRPr="00000000" w14:paraId="0000014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воскресний, Слава: І нині: свята. Кондаки поперемінно: на 1-му і 6-му – воскресний, на 3-му і 9-му – свята.</w:t>
      </w:r>
    </w:p>
    <w:p w:rsidR="00000000" w:rsidDel="00000000" w:rsidP="00000000" w:rsidRDefault="00000000" w:rsidRPr="00000000" w14:paraId="000001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воскресні. Окремий вхідний стих свята. Тропар воскресний і свята, Слава: кондак воскресний, І нині: кондак свята. Прокімен, апостол, алилуя, євангелія і причасний – спочатку неділі, потім – свята.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1 Тим. 285 зач.; 4, 9-15. Єв. – Лк. 94 зач.; 19, 1-10. </w:t>
      </w:r>
      <w:r w:rsidDel="00000000" w:rsidR="00000000" w:rsidRPr="00000000">
        <w:rPr>
          <w:rFonts w:ascii="Times New Roman" w:cs="Times New Roman" w:eastAsia="Times New Roman" w:hAnsi="Times New Roman"/>
          <w:i w:val="1"/>
          <w:color w:val="ff0000"/>
          <w:rtl w:val="0"/>
        </w:rPr>
        <w:t xml:space="preserve">Свята: </w:t>
      </w:r>
      <w:r w:rsidDel="00000000" w:rsidR="00000000" w:rsidRPr="00000000">
        <w:rPr>
          <w:rFonts w:ascii="Times New Roman" w:cs="Times New Roman" w:eastAsia="Times New Roman" w:hAnsi="Times New Roman"/>
          <w:color w:val="ff0000"/>
          <w:rtl w:val="0"/>
        </w:rPr>
        <w:t xml:space="preserve">Ап. – Євр. 316 зач.; 7, 7 – 17. Єв. – Лк. 7 зач.; 2, 22 – 40. Замість «Достойно» – ірмос 9-ої пісні канону свята з його приспівом. Причасний «Хваліте» і свята.</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1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Святого і праведного Симеона Богоприємця і Анни, пророчиці.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катизми немає. На «Господи, взиваю» 6 стихир: 3 свята, 3 свв., Сл.: свв., І нині: свята. Стиховня свята. По “Отче наш”: тропар свв., Сл., І нині: тропар свята. Відпуст середній з помин. свята і свв. </w:t>
      </w:r>
    </w:p>
    <w:p w:rsidR="00000000" w:rsidDel="00000000" w:rsidP="00000000" w:rsidRDefault="00000000" w:rsidRPr="00000000" w14:paraId="000001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smallCaps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тропар свв., І нині: тропар свята. Катизми черг., сідал. свята. Пс. 50. Канон свята. і свв. Катавасія по 3-ій, 6-й, 8-ій та 9-ій піснях – ірмос канону свв. По 3-ій – конд.-ікос і сідал. свв., Сл., І нині: свята. По 6-ій – конд.-ікос свята. По 9-ій – світил. свв., Сл., І нині: свята. Стиховня свята, Сл: свв., І нині: свята. По “Отче наш”: тропар свв., Сл., І нині: тропар свята. Відпуст з помин. свята і свв.</w:t>
      </w:r>
    </w:p>
    <w:p w:rsidR="00000000" w:rsidDel="00000000" w:rsidP="00000000" w:rsidRDefault="00000000" w:rsidRPr="00000000" w14:paraId="0000014F">
      <w:pPr>
        <w:spacing w:after="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свв. Кондаки: 1 та 6 – свята; 3 та 9 – свв.</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150">
      <w:pPr>
        <w:spacing w:after="200" w:lineRule="auto"/>
        <w:ind w:left="40" w:right="3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1 Пт. 59 зач.; 2, 21 – 3, 9. Єв. – Мр. 54 зач.; 12, 13-17. Замість «Достойно» - ірмос 9-ї пісні канону свята зі своїм приспівом. Відпуст з помин. свята і свв.</w:t>
      </w:r>
    </w:p>
    <w:p w:rsidR="00000000" w:rsidDel="00000000" w:rsidP="00000000" w:rsidRDefault="00000000" w:rsidRPr="00000000" w14:paraId="0000015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154">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4 Преподобного отця нашого Ісидора Пилусіотського.</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r w:rsidDel="00000000" w:rsidR="00000000" w:rsidRPr="00000000">
        <w:rPr>
          <w:rtl w:val="0"/>
        </w:rPr>
      </w:r>
    </w:p>
    <w:p w:rsidR="00000000" w:rsidDel="00000000" w:rsidP="00000000" w:rsidRDefault="00000000" w:rsidRPr="00000000" w14:paraId="00000155">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r w:rsidDel="00000000" w:rsidR="00000000" w:rsidRPr="00000000">
        <w:rPr>
          <w:rtl w:val="0"/>
        </w:rPr>
      </w:r>
    </w:p>
    <w:p w:rsidR="00000000" w:rsidDel="00000000" w:rsidP="00000000" w:rsidRDefault="00000000" w:rsidRPr="00000000" w14:paraId="000001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прп. Кондаки: 1 та 6 – свята; 3 та 9 – прп.</w:t>
      </w:r>
    </w:p>
    <w:p w:rsidR="00000000" w:rsidDel="00000000" w:rsidP="00000000" w:rsidRDefault="00000000" w:rsidRPr="00000000" w14:paraId="000001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1 Пт. 60 зач.; 3, 10-22. Єв. – Мр. 55 зач.; 12, 18-27. Замість “Достойно” – ірмос 9-ї пісні канону свята з приспівом. Відпуст з помин. свята і прп.</w:t>
      </w:r>
    </w:p>
    <w:p w:rsidR="00000000" w:rsidDel="00000000" w:rsidP="00000000" w:rsidRDefault="00000000" w:rsidRPr="00000000" w14:paraId="0000015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p>
    <w:p w:rsidR="00000000" w:rsidDel="00000000" w:rsidP="00000000" w:rsidRDefault="00000000" w:rsidRPr="00000000" w14:paraId="000001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Святої мучениці Агафії.</w:t>
      </w:r>
    </w:p>
    <w:p w:rsidR="00000000" w:rsidDel="00000000" w:rsidP="00000000" w:rsidRDefault="00000000" w:rsidRPr="00000000" w14:paraId="000001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катизми немає. На «Господи, взиваю» 6 стихир: 3 свята, 3 мчц., Сл.: мчц., І нині: свята. Стиховня свята. По «Отче наш»: тропар мчц., Сл., І нині: свята. Відпуст середній з помин. свята і мчц.</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мчц., І нині: тропар свята. Катизми черг., сідальні свята. Пс. 50. Канон свята. і мчц. По 9-ій пісні – світильний мчц., Сл., І нині: свята. Стиховня свята. По «Отче наш»: тропар мчц., Сл., І нині: свята. Відпуст з помин. свята і мчц.</w:t>
      </w:r>
    </w:p>
    <w:p w:rsidR="00000000" w:rsidDel="00000000" w:rsidP="00000000" w:rsidRDefault="00000000" w:rsidRPr="00000000" w14:paraId="0000015E">
      <w:pPr>
        <w:spacing w:after="200" w:line="301"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5F">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мчц. Кондаки: 1 та 6 – свята; 3 та 9 – мчц.</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0">
      <w:pPr>
        <w:spacing w:after="200" w:line="301" w:lineRule="auto"/>
        <w:ind w:right="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1 Пт. 61 зач.; 4, 1-11. Єв. – Мр. 56 зач.; 12, 28-37. Замість «Достойно» – ірмос 9-ї пісні канону свята з приспівом. Відпуст з помин. свята і мчц.</w:t>
      </w:r>
    </w:p>
    <w:p w:rsidR="00000000" w:rsidDel="00000000" w:rsidP="00000000" w:rsidRDefault="00000000" w:rsidRPr="00000000" w14:paraId="000001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6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1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Преподобного отця нашого Вукола, єпископа Смирнського. Святого священномученика Сілвана, єпископа Ємеського, і тих, що з ним.</w:t>
      </w:r>
    </w:p>
    <w:p w:rsidR="00000000" w:rsidDel="00000000" w:rsidP="00000000" w:rsidRDefault="00000000" w:rsidRPr="00000000" w14:paraId="000001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165">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rsidR="00000000" w:rsidDel="00000000" w:rsidP="00000000" w:rsidRDefault="00000000" w:rsidRPr="00000000" w14:paraId="00000166">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прп. Кондаки: 1 та 6 – свята; 3 та 9 – прп.</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7">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1 Пт. 62 зач.; 4, 12 – 5, 5. Єв. – Мр. 57 зач.; 12, 38-44. Замість «Достойно» – ірмос 9-ї пісні канону свята з приспівом. Відпуст з помин. свята і прп.</w:t>
      </w:r>
    </w:p>
    <w:p w:rsidR="00000000" w:rsidDel="00000000" w:rsidP="00000000" w:rsidRDefault="00000000" w:rsidRPr="00000000" w14:paraId="0000016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p>
    <w:p w:rsidR="00000000" w:rsidDel="00000000" w:rsidP="00000000" w:rsidRDefault="00000000" w:rsidRPr="00000000" w14:paraId="000001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Преподобного отця нашого Партенія, єпископа Лампсакійського. Блаженного священномученика Петра Вергуна, пресвітера. </w:t>
      </w:r>
    </w:p>
    <w:p w:rsidR="00000000" w:rsidDel="00000000" w:rsidP="00000000" w:rsidRDefault="00000000" w:rsidRPr="00000000" w14:paraId="000001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16D">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rsidR="00000000" w:rsidDel="00000000" w:rsidP="00000000" w:rsidRDefault="00000000" w:rsidRPr="00000000" w14:paraId="0000016E">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прп. Кондаки: 1 та 6 – свята; 3 та 9 – прп.</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F">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2 Пт. 64 зач.; 1, 1-10. Єв. – Мр. 58 зач.; 13, 1-8. Замість “Достойно” – ірмос 9-ї пісні канону свята з приспівом. Відпуст з помин. свята і прп.</w:t>
      </w:r>
    </w:p>
    <w:p w:rsidR="00000000" w:rsidDel="00000000" w:rsidP="00000000" w:rsidRDefault="00000000" w:rsidRPr="00000000" w14:paraId="0000017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1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Святого великомученика Теодора Стратилата. Святого пророка Захарії Серповидця.</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мч., Сл., І нині: богородичний-догмат 7-го гласу. Прокімен дня. Стиховня свята. По «Отче наш»: тропар мч., Слава, І нині: свята. Відпуст середній з помин. свята і мч.</w:t>
      </w:r>
    </w:p>
    <w:p w:rsidR="00000000" w:rsidDel="00000000" w:rsidP="00000000" w:rsidRDefault="00000000" w:rsidRPr="00000000" w14:paraId="00000176">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на «Бог Господь»: тропар свята (2), Слава: мч., І нині: тропар свята. Катизми чергові з сідальними свята і відразу псалом 50 та канон. Канон свята і мч. По 3-ій пісні – сідальний мч., Слава, І нині: свята. По 6-ій – кондак-ікос свята. По 9-ій – світильний свята. Стиховня свята. По “Отче наш”: тропар прп., Сл., І нині: свята. Відпуст великий з поминанням мч. і свята.</w:t>
      </w:r>
    </w:p>
    <w:p w:rsidR="00000000" w:rsidDel="00000000" w:rsidP="00000000" w:rsidRDefault="00000000" w:rsidRPr="00000000" w14:paraId="00000177">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часах – тропар і кондак свята. </w:t>
      </w:r>
    </w:p>
    <w:p w:rsidR="00000000" w:rsidDel="00000000" w:rsidP="00000000" w:rsidRDefault="00000000" w:rsidRPr="00000000" w14:paraId="00000178">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w:t>
      </w:r>
      <w:r w:rsidDel="00000000" w:rsidR="00000000" w:rsidRPr="00000000">
        <w:rPr>
          <w:rFonts w:ascii="Times New Roman" w:cs="Times New Roman" w:eastAsia="Times New Roman" w:hAnsi="Times New Roman"/>
          <w:rtl w:val="0"/>
        </w:rPr>
        <w:t xml:space="preserve">тропар і кондак свята. Прокімен, алилуя, причасний – свята. Ап. – 2 Тим. 293 зач.; 2, 11-19. Єв. – Лк. 88 зач.; 18, 2-8. Замість «Достойно» – ірмос 9-ї пісні канону свята. Відпуст з помин. свята і мч.</w:t>
      </w:r>
    </w:p>
    <w:p w:rsidR="00000000" w:rsidDel="00000000" w:rsidP="00000000" w:rsidRDefault="00000000" w:rsidRPr="00000000" w14:paraId="0000017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17B">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9 </w:t>
      </w:r>
      <w:r w:rsidDel="00000000" w:rsidR="00000000" w:rsidRPr="00000000">
        <w:rPr>
          <w:rFonts w:ascii="Times New Roman" w:cs="Times New Roman" w:eastAsia="Times New Roman" w:hAnsi="Times New Roman"/>
          <w:i w:val="1"/>
          <w:color w:val="ff0000"/>
          <w:rtl w:val="0"/>
        </w:rPr>
        <w:t xml:space="preserve">Неділя про Митаря і Фарисея. Глас 8. Єв. 11.</w:t>
      </w:r>
    </w:p>
    <w:p w:rsidR="00000000" w:rsidDel="00000000" w:rsidP="00000000" w:rsidRDefault="00000000" w:rsidRPr="00000000" w14:paraId="0000017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Відання Стрітення. Святого мученика Никифора. </w:t>
      </w:r>
    </w:p>
    <w:p w:rsidR="00000000" w:rsidDel="00000000" w:rsidP="00000000" w:rsidRDefault="00000000" w:rsidRPr="00000000" w14:paraId="0000017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3 воскрес., 3 Тріоді і 4 свята, Сл.: Тріоді, І нині: богородичний-догмат 8-го гласу. Стиховня воскресна, Слава: Тріоді, І нині: свята. По «Отче наш»: тропар воскресний, Сл., І  нині: свята. Відпуст великий з помин. неділі і свята. </w:t>
      </w:r>
    </w:p>
    <w:p w:rsidR="00000000" w:rsidDel="00000000" w:rsidP="00000000" w:rsidRDefault="00000000" w:rsidRPr="00000000" w14:paraId="0000017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І  нині: свята. Катизми черг., сідал. неділ. Полієлей, «Ангельський Собор». Іпакой, степенна і прокімен 8-го гласу. Єв. – Ів. 67 зач.; 21, 15-25. «Воскресіння Христове» та Пс 50. Слава: «Покаяння двері відкрий мені», І нині: «На спасіння стежки» і т. д. Канон воскресний, Тріоді і свята. Катавасія – «Сушу».  По 3-ій – сідальний Тріоді і кондак-ікос свята; по 6-ій – конд.-ікос Тріоді; на 9-ій – «Чеснішу», по 9-ій – світильний неділ., Сл.: Тріоді, І нині: свята. Хвалитних стихир - 8: 4 воскрес., 4 свята, а також самогласна стихира Тріоді з приспівом, Сл.: Тріоді, І нині: «Преблагословенна». По вел. славослов’ї – тропар «Воскресши із гробу». Відпуст великий з помин. неділ. і свята. </w:t>
      </w:r>
    </w:p>
    <w:p w:rsidR="00000000" w:rsidDel="00000000" w:rsidP="00000000" w:rsidRDefault="00000000" w:rsidRPr="00000000" w14:paraId="0000017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свята. Кондак: на 1-му і 6-му - свята, на 3-му і 9-му - Тріоді.   </w:t>
      </w:r>
    </w:p>
    <w:p w:rsidR="00000000" w:rsidDel="00000000" w:rsidP="00000000" w:rsidRDefault="00000000" w:rsidRPr="00000000" w14:paraId="0000018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і свята, Слава: кондак Тріоді, І нині: свята. Прокімен, алилуя гласу і свята. Апостол, євангелія дня: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2 Тим. 296 зач.; 3, 10-15. </w:t>
      </w:r>
      <w:r w:rsidDel="00000000" w:rsidR="00000000" w:rsidRPr="00000000">
        <w:rPr>
          <w:rFonts w:ascii="Times New Roman" w:cs="Times New Roman" w:eastAsia="Times New Roman" w:hAnsi="Times New Roman"/>
          <w:i w:val="1"/>
          <w:color w:val="ff0000"/>
          <w:rtl w:val="0"/>
        </w:rPr>
        <w:t xml:space="preserve">Єв.</w:t>
      </w:r>
      <w:r w:rsidDel="00000000" w:rsidR="00000000" w:rsidRPr="00000000">
        <w:rPr>
          <w:rFonts w:ascii="Times New Roman" w:cs="Times New Roman" w:eastAsia="Times New Roman" w:hAnsi="Times New Roman"/>
          <w:color w:val="ff0000"/>
          <w:rtl w:val="0"/>
        </w:rPr>
        <w:t xml:space="preserve"> – Лк. 89 зач.; 18, 10-14.  Причасний дня і свята.</w:t>
      </w:r>
    </w:p>
    <w:p w:rsidR="00000000" w:rsidDel="00000000" w:rsidP="00000000" w:rsidRDefault="00000000" w:rsidRPr="00000000" w14:paraId="00000181">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82">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p>
    <w:p w:rsidR="00000000" w:rsidDel="00000000" w:rsidP="00000000" w:rsidRDefault="00000000" w:rsidRPr="00000000" w14:paraId="000001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b w:val="1"/>
          <w:rtl w:val="0"/>
        </w:rPr>
        <w:t xml:space="preserve">Тиждень загальниці.</w:t>
      </w:r>
      <w:r w:rsidDel="00000000" w:rsidR="00000000" w:rsidRPr="00000000">
        <w:rPr>
          <w:rFonts w:ascii="Times New Roman" w:cs="Times New Roman" w:eastAsia="Times New Roman" w:hAnsi="Times New Roman"/>
          <w:rtl w:val="0"/>
        </w:rPr>
        <w:br w:type="textWrapping"/>
        <w:t xml:space="preserve"> Святого мученика Харалампія.  </w:t>
      </w:r>
    </w:p>
    <w:p w:rsidR="00000000" w:rsidDel="00000000" w:rsidP="00000000" w:rsidRDefault="00000000" w:rsidRPr="00000000" w14:paraId="000001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мч., Сл.,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186">
      <w:pPr>
        <w:spacing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187">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та мч. По 9-ій пісні – світильний Октоїха, Сл.: світильний мч., І нині: його богород. Стиховня Октоїха. По «Отче наш»: тропар мч., Сл., І нині: богород. за гласом тропаря мч. і за днем тижня.  </w:t>
      </w:r>
    </w:p>
    <w:p w:rsidR="00000000" w:rsidDel="00000000" w:rsidP="00000000" w:rsidRDefault="00000000" w:rsidRPr="00000000" w14:paraId="00000188">
      <w:pPr>
        <w:spacing w:line="301"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89">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w:t>
      </w:r>
    </w:p>
    <w:p w:rsidR="00000000" w:rsidDel="00000000" w:rsidP="00000000" w:rsidRDefault="00000000" w:rsidRPr="00000000" w14:paraId="000001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Пт. 66 зач.; 1, 20 – 2, 9. Єв. – Мр. 59 зач.; 13, 9-13.</w:t>
        <w:br w:type="textWrapping"/>
      </w:r>
    </w:p>
    <w:p w:rsidR="00000000" w:rsidDel="00000000" w:rsidP="00000000" w:rsidRDefault="00000000" w:rsidRPr="00000000" w14:paraId="0000018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18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Святого священномученика Власія, єпископа Севастійського. </w:t>
      </w:r>
    </w:p>
    <w:p w:rsidR="00000000" w:rsidDel="00000000" w:rsidP="00000000" w:rsidRDefault="00000000" w:rsidRPr="00000000" w14:paraId="0000018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18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1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1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Пт. 67 зач.; 2, 9-22. Єв. – Мр. 60 зач.; 13, 14-23.</w:t>
      </w:r>
    </w:p>
    <w:p w:rsidR="00000000" w:rsidDel="00000000" w:rsidP="00000000" w:rsidRDefault="00000000" w:rsidRPr="00000000" w14:paraId="0000019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1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Святого отця нашого Мелетія, архиєпископа Антіохійського.  </w:t>
      </w:r>
    </w:p>
    <w:p w:rsidR="00000000" w:rsidDel="00000000" w:rsidP="00000000" w:rsidRDefault="00000000" w:rsidRPr="00000000" w14:paraId="000001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свт., Сл., І нині: хрестобогород.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 </w:t>
      </w:r>
    </w:p>
    <w:p w:rsidR="00000000" w:rsidDel="00000000" w:rsidP="00000000" w:rsidRDefault="00000000" w:rsidRPr="00000000" w14:paraId="000001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 </w:t>
      </w:r>
    </w:p>
    <w:p w:rsidR="00000000" w:rsidDel="00000000" w:rsidP="00000000" w:rsidRDefault="00000000" w:rsidRPr="00000000" w14:paraId="000001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1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Пт. 68 зач.; 3, 1-18. Єв. – Мр. 61 зач.; 13, 24-31.</w:t>
      </w:r>
    </w:p>
    <w:p w:rsidR="00000000" w:rsidDel="00000000" w:rsidP="00000000" w:rsidRDefault="00000000" w:rsidRPr="00000000" w14:paraId="000001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19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Преподобного отця нашого Мартиніана. Святих жінок Зої і Фотини (Світлани). </w:t>
      </w:r>
    </w:p>
    <w:p w:rsidR="00000000" w:rsidDel="00000000" w:rsidP="00000000" w:rsidRDefault="00000000" w:rsidRPr="00000000" w14:paraId="0000019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1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1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1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69 зач.; 1, 8 – 2, 6. Єв. – Мр. 62 зач.; 13, 31 – 14, 2.</w:t>
      </w:r>
    </w:p>
    <w:p w:rsidR="00000000" w:rsidDel="00000000" w:rsidP="00000000" w:rsidRDefault="00000000" w:rsidRPr="00000000" w14:paraId="000001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p>
    <w:p w:rsidR="00000000" w:rsidDel="00000000" w:rsidP="00000000" w:rsidRDefault="00000000" w:rsidRPr="00000000" w14:paraId="000001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w:t>
      </w:r>
      <w:r w:rsidDel="00000000" w:rsidR="00000000" w:rsidRPr="00000000">
        <w:rPr>
          <w:rFonts w:ascii="Times New Roman" w:cs="Times New Roman" w:eastAsia="Times New Roman" w:hAnsi="Times New Roman"/>
          <w:color w:val="ff0000"/>
          <w:rtl w:val="0"/>
        </w:rPr>
        <w:t xml:space="preserve">🕂 Переставлення преподобного отця нашого Константина, філософа, у монахах Кирила, учителя слов’янського</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Авксентія. Преподобного Марона, пустинника, чудотворця. </w:t>
      </w:r>
    </w:p>
    <w:p w:rsidR="00000000" w:rsidDel="00000000" w:rsidP="00000000" w:rsidRDefault="00000000" w:rsidRPr="00000000" w14:paraId="000001A5">
      <w:pPr>
        <w:spacing w:before="240" w:lineRule="auto"/>
        <w:rPr>
          <w:rFonts w:ascii="Times New Roman" w:cs="Times New Roman" w:eastAsia="Times New Roman" w:hAnsi="Times New Roman"/>
          <w:i w:val="1"/>
          <w:highlight w:val="yellow"/>
        </w:rPr>
      </w:pPr>
      <w:r w:rsidDel="00000000" w:rsidR="00000000" w:rsidRPr="00000000">
        <w:rPr>
          <w:rFonts w:ascii="Times New Roman" w:cs="Times New Roman" w:eastAsia="Times New Roman" w:hAnsi="Times New Roman"/>
          <w:i w:val="1"/>
          <w:highlight w:val="yellow"/>
          <w:rtl w:val="0"/>
        </w:rPr>
        <w:t xml:space="preserve">Вечірня</w:t>
      </w:r>
      <w:r w:rsidDel="00000000" w:rsidR="00000000" w:rsidRPr="00000000">
        <w:rPr>
          <w:rFonts w:ascii="Times New Roman" w:cs="Times New Roman" w:eastAsia="Times New Roman" w:hAnsi="Times New Roman"/>
          <w:b w:val="1"/>
          <w:highlight w:val="yellow"/>
          <w:rtl w:val="0"/>
        </w:rPr>
        <w:t xml:space="preserve">:</w:t>
      </w:r>
      <w:r w:rsidDel="00000000" w:rsidR="00000000" w:rsidRPr="00000000">
        <w:rPr>
          <w:rFonts w:ascii="Times New Roman" w:cs="Times New Roman" w:eastAsia="Times New Roman" w:hAnsi="Times New Roman"/>
          <w:highlight w:val="yellow"/>
          <w:rtl w:val="0"/>
        </w:rPr>
        <w:t xml:space="preserve"> катизма чергова. На “Господи, взиваю” 6 стихир: 3 Октоїха; 3 прп., Сл.: прп., І нині: богород. Прокімен дня. Стиховня Тріоді. По “Отче наш”: тропар прп., Сл., І нині: богород. відпустовий за гласом тропаря прп. і за днем тижня.</w:t>
      </w:r>
      <w:r w:rsidDel="00000000" w:rsidR="00000000" w:rsidRPr="00000000">
        <w:rPr>
          <w:rtl w:val="0"/>
        </w:rPr>
      </w:r>
    </w:p>
    <w:p w:rsidR="00000000" w:rsidDel="00000000" w:rsidP="00000000" w:rsidRDefault="00000000" w:rsidRPr="00000000" w14:paraId="000001A6">
      <w:pPr>
        <w:spacing w:after="240"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i w:val="1"/>
          <w:highlight w:val="yellow"/>
          <w:rtl w:val="0"/>
        </w:rPr>
        <w:t xml:space="preserve">Утреня</w:t>
      </w:r>
      <w:r w:rsidDel="00000000" w:rsidR="00000000" w:rsidRPr="00000000">
        <w:rPr>
          <w:rFonts w:ascii="Times New Roman" w:cs="Times New Roman" w:eastAsia="Times New Roman" w:hAnsi="Times New Roman"/>
          <w:b w:val="1"/>
          <w:i w:val="1"/>
          <w:highlight w:val="yellow"/>
          <w:rtl w:val="0"/>
        </w:rPr>
        <w:t xml:space="preserve">: </w:t>
      </w:r>
      <w:r w:rsidDel="00000000" w:rsidR="00000000" w:rsidRPr="00000000">
        <w:rPr>
          <w:rFonts w:ascii="Times New Roman" w:cs="Times New Roman" w:eastAsia="Times New Roman" w:hAnsi="Times New Roman"/>
          <w:highlight w:val="yellow"/>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богородичний. Стиховня Тріоді. По “Отче наш”: тропар прп., Сл., І нині: богород. за гласом тропаря прп. і за днем тижня.</w:t>
      </w:r>
    </w:p>
    <w:p w:rsidR="00000000" w:rsidDel="00000000" w:rsidP="00000000" w:rsidRDefault="00000000" w:rsidRPr="00000000" w14:paraId="000001A7">
      <w:pPr>
        <w:spacing w:after="240"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i w:val="1"/>
          <w:highlight w:val="yellow"/>
          <w:rtl w:val="0"/>
        </w:rPr>
        <w:t xml:space="preserve">Часи</w:t>
      </w:r>
      <w:r w:rsidDel="00000000" w:rsidR="00000000" w:rsidRPr="00000000">
        <w:rPr>
          <w:rFonts w:ascii="Times New Roman" w:cs="Times New Roman" w:eastAsia="Times New Roman" w:hAnsi="Times New Roman"/>
          <w:b w:val="1"/>
          <w:highlight w:val="yellow"/>
          <w:rtl w:val="0"/>
        </w:rPr>
        <w:t xml:space="preserve">: </w:t>
      </w:r>
      <w:r w:rsidDel="00000000" w:rsidR="00000000" w:rsidRPr="00000000">
        <w:rPr>
          <w:rFonts w:ascii="Times New Roman" w:cs="Times New Roman" w:eastAsia="Times New Roman" w:hAnsi="Times New Roman"/>
          <w:highlight w:val="yellow"/>
          <w:rtl w:val="0"/>
        </w:rPr>
        <w:t xml:space="preserve">на 1-му – дня; на 6-му – храму; на 3-му та 9-му – прп.</w:t>
      </w:r>
    </w:p>
    <w:p w:rsidR="00000000" w:rsidDel="00000000" w:rsidP="00000000" w:rsidRDefault="00000000" w:rsidRPr="00000000" w14:paraId="000001A8">
      <w:pPr>
        <w:spacing w:after="240"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i w:val="1"/>
          <w:highlight w:val="yellow"/>
          <w:rtl w:val="0"/>
        </w:rPr>
        <w:t xml:space="preserve">Літургія</w:t>
      </w:r>
      <w:r w:rsidDel="00000000" w:rsidR="00000000" w:rsidRPr="00000000">
        <w:rPr>
          <w:rFonts w:ascii="Times New Roman" w:cs="Times New Roman" w:eastAsia="Times New Roman" w:hAnsi="Times New Roman"/>
          <w:b w:val="1"/>
          <w:highlight w:val="yellow"/>
          <w:rtl w:val="0"/>
        </w:rPr>
        <w:t xml:space="preserve">: </w:t>
      </w:r>
      <w:r w:rsidDel="00000000" w:rsidR="00000000" w:rsidRPr="00000000">
        <w:rPr>
          <w:rFonts w:ascii="Times New Roman" w:cs="Times New Roman" w:eastAsia="Times New Roman" w:hAnsi="Times New Roman"/>
          <w:highlight w:val="yellow"/>
          <w:rtl w:val="0"/>
        </w:rPr>
        <w:t xml:space="preserve">вся Служба дня. Ап. – 1 Ів. 70 зач.; 2, 7-17. Єв. – Мр. 63 зач.; 14, 3-9.</w:t>
      </w:r>
    </w:p>
    <w:p w:rsidR="00000000" w:rsidDel="00000000" w:rsidP="00000000" w:rsidRDefault="00000000" w:rsidRPr="00000000" w14:paraId="000001A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6 стихир прп., Сл.: прп., І нині: богородичний-догмат за гласом «Слава». Прокімен дня. Три читання прп.: Прип. 10, 6-8; 8, 6-21; Муд. 4, 7-15; Муд. 8, 17-9, 14. Стиховня прп., Сл.: прп., І нині: богород. з неділ. стиховні за гласом «Слава». По «Отче наш»: тропар прп., Сл., І нині: богород. з неділ. за гласом тропаря прп. Відпуст великий з помин. прп.</w:t>
      </w:r>
    </w:p>
    <w:p w:rsidR="00000000" w:rsidDel="00000000" w:rsidP="00000000" w:rsidRDefault="00000000" w:rsidRPr="00000000" w14:paraId="000001A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прп. (2), Сл., І нині: богород. з неділ. за гласом тропаря прп. Катизми черг., сідал. прп. Полієлей з Величанням, сідал. прп. Степенна, глас 4: «Від юності моєї». Прокімен прп., Єв. Мт. зач. 43; 11, 27-30. Стихира прп. Канон Богородиці («Немокрими ногами» або «Море перейшовши») та прп. Катавасія - «Сушу» (зі Стрітення). По 9-ій пісні – світильний прп. Хвалитних стихир – 4 прп., Сл.: прп., І нині: богород., за гласом Сл. По вел. славослов’ї – тропар прп., Сл., І нині: богород. з неділ. за гласом тропаря прп. Відпуст великий, як на Вечірні.</w:t>
      </w:r>
    </w:p>
    <w:p w:rsidR="00000000" w:rsidDel="00000000" w:rsidP="00000000" w:rsidRDefault="00000000" w:rsidRPr="00000000" w14:paraId="000001A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кондак прп.</w:t>
      </w:r>
    </w:p>
    <w:p w:rsidR="00000000" w:rsidDel="00000000" w:rsidP="00000000" w:rsidRDefault="00000000" w:rsidRPr="00000000" w14:paraId="000001AD">
      <w:pPr>
        <w:spacing w:after="240" w:before="240" w:lineRule="auto"/>
        <w:ind w:right="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прп. Ап. і Єв.</w:t>
      </w:r>
      <w:r w:rsidDel="00000000" w:rsidR="00000000" w:rsidRPr="00000000">
        <w:rPr>
          <w:rFonts w:ascii="Times New Roman" w:cs="Times New Roman" w:eastAsia="Times New Roman" w:hAnsi="Times New Roman"/>
          <w:i w:val="1"/>
          <w:color w:val="ff0000"/>
          <w:rtl w:val="0"/>
        </w:rPr>
        <w:t xml:space="preserve"> Прп.:</w:t>
      </w:r>
      <w:r w:rsidDel="00000000" w:rsidR="00000000" w:rsidRPr="00000000">
        <w:rPr>
          <w:rFonts w:ascii="Times New Roman" w:cs="Times New Roman" w:eastAsia="Times New Roman" w:hAnsi="Times New Roman"/>
          <w:color w:val="ff0000"/>
          <w:rtl w:val="0"/>
        </w:rPr>
        <w:t xml:space="preserve"> Ап. – Євр. 335 зач.; 13, 17-21. Єв. – Лк. 24 зач.; 6, 17-23.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Євр. 327 зач.; 11, 8.11-16. Єв. – Мр. 41 зач.; 9, 33-41.</w:t>
      </w:r>
    </w:p>
    <w:p w:rsidR="00000000" w:rsidDel="00000000" w:rsidP="00000000" w:rsidRDefault="00000000" w:rsidRPr="00000000" w14:paraId="000001AE">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A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1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Святого апостола Онисима.  </w:t>
      </w:r>
    </w:p>
    <w:p w:rsidR="00000000" w:rsidDel="00000000" w:rsidP="00000000" w:rsidRDefault="00000000" w:rsidRPr="00000000" w14:paraId="000001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ап. і 3 Октоїха, Сл., І нині: богородичний-догмат 8-го гласу. Прокімен дня. Стиховня Октоїха. По «Отче наш»: тропар ап., Сл., І нині: богородичний воскресний за гласом тропаря ап. Відпуст великий з помин. цілого тижня і ап.</w:t>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ап. (2), Сл., І нині: богородичний воскресний за гласом тропаря ап. Катизми чергові, сідальні Октоїха. Пс. 50. Канон: якщо Господній або Богородичний храм, то – канон храму, ап. та Октоїха. Якщо храм святого, то канон ап., храмового святого та Октоїха. По 9-ій пісні – світильний Октоїха, Сл.: ап., І нині: його богородичний. Стиховня Октоїха. По «Отче наш»: тропар ап., Сл., І нині: богородичний відпустовий за гласом тропаря ап. і за днем тижня. Відпуст великий з поминанням усього тижня і ап. </w:t>
      </w:r>
    </w:p>
    <w:p w:rsidR="00000000" w:rsidDel="00000000" w:rsidP="00000000" w:rsidRDefault="00000000" w:rsidRPr="00000000" w14:paraId="000001B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ап. </w:t>
      </w:r>
    </w:p>
    <w:p w:rsidR="00000000" w:rsidDel="00000000" w:rsidP="00000000" w:rsidRDefault="00000000" w:rsidRPr="00000000" w14:paraId="000001B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Тим. 295 зач.; 3, 1-9. Єв. – Лк. 103 зач.; 20, 45 – 21, 4.</w:t>
        <w:br w:type="textWrapping"/>
      </w:r>
    </w:p>
    <w:p w:rsidR="00000000" w:rsidDel="00000000" w:rsidP="00000000" w:rsidRDefault="00000000" w:rsidRPr="00000000" w14:paraId="000001B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1BB">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16 </w:t>
      </w:r>
      <w:r w:rsidDel="00000000" w:rsidR="00000000" w:rsidRPr="00000000">
        <w:rPr>
          <w:rFonts w:ascii="Times New Roman" w:cs="Times New Roman" w:eastAsia="Times New Roman" w:hAnsi="Times New Roman"/>
          <w:i w:val="1"/>
          <w:color w:val="ff0000"/>
          <w:rtl w:val="0"/>
        </w:rPr>
        <w:t xml:space="preserve">Неділя про блудного сина. Глас 1. Єв. 1.</w:t>
      </w:r>
    </w:p>
    <w:p w:rsidR="00000000" w:rsidDel="00000000" w:rsidP="00000000" w:rsidRDefault="00000000" w:rsidRPr="00000000" w14:paraId="000001B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Памфила, єрея, Порфирія і тих, що з ними.</w:t>
      </w:r>
    </w:p>
    <w:p w:rsidR="00000000" w:rsidDel="00000000" w:rsidP="00000000" w:rsidRDefault="00000000" w:rsidRPr="00000000" w14:paraId="000001B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6 воскрес. і 4 Тріоді, Сл.: Тріоді, І нині: догмат 1-го гласу. Стиховня воскрес., Слава: Тріоді, І нині: богород. з неділ. стиховні за гласом Слава. По «Отче наш»: тропар воскрес., Сл., І  нині:  його богород. Відпуст великий недільний з помин. мчч.</w:t>
      </w:r>
    </w:p>
    <w:p w:rsidR="00000000" w:rsidDel="00000000" w:rsidP="00000000" w:rsidRDefault="00000000" w:rsidRPr="00000000" w14:paraId="000001B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 І  нині: його богород. Катизми черг., сідал. воскрес. Полієлей, «На ріках вавилонських», відтак «Ангельський Собор». Іпакой, степенна і прокімен 1-го гл. Єв. – Мт. 116 зач.; 28, 16-20. «Воскресіння Христове» та Пс 50. Слава: «Покаяння двері відкрий мені», І нині: «На спасення стежки» і т. д. Канон воскрес., хрестовоскр., Богород., і Тріоді. Катавасія – «Сушу».  По 3-ій – сідальний Тріоді; по 6-ій – конд.-ікос Тріоді; на 9-ій – «Чеснішу», по 9-ій – світил. воскрес., Сл.: Тріоді, І нині: його богород. Хвалитних стихир - 8: 4 воскрес. і 4 Тріоді, Сл.: Тріоді, І нині: «Преблагословенна». По вел. славослов’ї – тропар «Сьогодні спасіння світу». Відпуст великий недільний з помин. мчч.</w:t>
      </w:r>
    </w:p>
    <w:p w:rsidR="00000000" w:rsidDel="00000000" w:rsidP="00000000" w:rsidRDefault="00000000" w:rsidRPr="00000000" w14:paraId="000001B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воскресний і кондак Тріоді.</w:t>
      </w:r>
    </w:p>
    <w:p w:rsidR="00000000" w:rsidDel="00000000" w:rsidP="00000000" w:rsidRDefault="00000000" w:rsidRPr="00000000" w14:paraId="000001C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воскресні., тропар воскресний, Сл.: кондак Тріоді, І нині: богород. Прокімен, алилуя і причасний неділ. Ап. – 1 Кор. 135 зач.; 6, 12-20. Єв. – Лк. 79 зач.; 15, 11-32. Причасний - “Хваліте”. </w:t>
      </w:r>
    </w:p>
    <w:p w:rsidR="00000000" w:rsidDel="00000000" w:rsidP="00000000" w:rsidRDefault="00000000" w:rsidRPr="00000000" w14:paraId="000001C1">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1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Тиждень м’ясопусний.</w:t>
        <w:br w:type="textWrapping"/>
        <w:t xml:space="preserve"> 🕃 Святого великомученика Теодора Тирона.  </w:t>
      </w:r>
    </w:p>
    <w:p w:rsidR="00000000" w:rsidDel="00000000" w:rsidP="00000000" w:rsidRDefault="00000000" w:rsidRPr="00000000" w14:paraId="000001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влкмч., Сл.,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 </w:t>
      </w:r>
    </w:p>
    <w:p w:rsidR="00000000" w:rsidDel="00000000" w:rsidP="00000000" w:rsidRDefault="00000000" w:rsidRPr="00000000" w14:paraId="000001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 </w:t>
      </w:r>
    </w:p>
    <w:p w:rsidR="00000000" w:rsidDel="00000000" w:rsidP="00000000" w:rsidRDefault="00000000" w:rsidRPr="00000000" w14:paraId="000001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 </w:t>
      </w:r>
    </w:p>
    <w:p w:rsidR="00000000" w:rsidDel="00000000" w:rsidP="00000000" w:rsidRDefault="00000000" w:rsidRPr="00000000" w14:paraId="000001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71 зач.; 2, 18 – 3, 10. Єв. – Мр. 49 зач.; 11, 1-11.</w:t>
      </w:r>
    </w:p>
    <w:p w:rsidR="00000000" w:rsidDel="00000000" w:rsidP="00000000" w:rsidRDefault="00000000" w:rsidRPr="00000000" w14:paraId="000001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1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отця нашого Лева, папи Римського.  </w:t>
      </w:r>
    </w:p>
    <w:p w:rsidR="00000000" w:rsidDel="00000000" w:rsidP="00000000" w:rsidRDefault="00000000" w:rsidRPr="00000000" w14:paraId="000001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 </w:t>
      </w:r>
    </w:p>
    <w:p w:rsidR="00000000" w:rsidDel="00000000" w:rsidP="00000000" w:rsidRDefault="00000000" w:rsidRPr="00000000" w14:paraId="000001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   </w:t>
      </w:r>
    </w:p>
    <w:p w:rsidR="00000000" w:rsidDel="00000000" w:rsidP="00000000" w:rsidRDefault="00000000" w:rsidRPr="00000000" w14:paraId="000001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1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72 зач.; 3, 10-20. Єв. – Мр. 64 зач.; 14, 10-42.</w:t>
      </w:r>
    </w:p>
    <w:p w:rsidR="00000000" w:rsidDel="00000000" w:rsidP="00000000" w:rsidRDefault="00000000" w:rsidRPr="00000000" w14:paraId="000001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1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Святого апостола Архипа. </w:t>
      </w:r>
    </w:p>
    <w:p w:rsidR="00000000" w:rsidDel="00000000" w:rsidP="00000000" w:rsidRDefault="00000000" w:rsidRPr="00000000" w14:paraId="000001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ап., Сл., І нині: хрестобогород. Прокімен дня. Стиховня Октоїха. По «Отче наш»: тропар ап., Сл., І нині: богород. відпустовий за гласом тропаря ап. і за днем тижня. Відпуст середній з помин. ап. </w:t>
      </w:r>
    </w:p>
    <w:p w:rsidR="00000000" w:rsidDel="00000000" w:rsidP="00000000" w:rsidRDefault="00000000" w:rsidRPr="00000000" w14:paraId="000001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Відпуст середній з помин. ап. </w:t>
      </w:r>
    </w:p>
    <w:p w:rsidR="00000000" w:rsidDel="00000000" w:rsidP="00000000" w:rsidRDefault="00000000" w:rsidRPr="00000000" w14:paraId="000001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 </w:t>
      </w:r>
    </w:p>
    <w:p w:rsidR="00000000" w:rsidDel="00000000" w:rsidP="00000000" w:rsidRDefault="00000000" w:rsidRPr="00000000" w14:paraId="000001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73 зач.; 3, 21 – 4, 6. Єв. – Мр. 65 зач.; 14, 43 – 15, 1.</w:t>
      </w:r>
    </w:p>
    <w:p w:rsidR="00000000" w:rsidDel="00000000" w:rsidP="00000000" w:rsidRDefault="00000000" w:rsidRPr="00000000" w14:paraId="000001D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1D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Преподобного отця нашого Лева, єпископа Катанського. </w:t>
      </w:r>
    </w:p>
    <w:p w:rsidR="00000000" w:rsidDel="00000000" w:rsidP="00000000" w:rsidRDefault="00000000" w:rsidRPr="00000000" w14:paraId="000001D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1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1D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1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74 зач.; 4, 20 – 5, 21. Єв. – Мр. 66 зач.; 15, 1-15.</w:t>
      </w:r>
    </w:p>
    <w:p w:rsidR="00000000" w:rsidDel="00000000" w:rsidP="00000000" w:rsidRDefault="00000000" w:rsidRPr="00000000" w14:paraId="000001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p>
    <w:p w:rsidR="00000000" w:rsidDel="00000000" w:rsidP="00000000" w:rsidRDefault="00000000" w:rsidRPr="00000000" w14:paraId="000001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Преподобного отця нашого Тимотея, що в Символах. Святого отця нашого Євстатія, архиєпископа Великої Антіохії. </w:t>
      </w:r>
    </w:p>
    <w:p w:rsidR="00000000" w:rsidDel="00000000" w:rsidP="00000000" w:rsidRDefault="00000000" w:rsidRPr="00000000" w14:paraId="000001E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1E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1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1E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Ів. 75 зач.; 1, 1-13. Єв. – Мр. 68 зач.; 15, 22, 25, 33-41.</w:t>
      </w:r>
    </w:p>
    <w:p w:rsidR="00000000" w:rsidDel="00000000" w:rsidP="00000000" w:rsidRDefault="00000000" w:rsidRPr="00000000" w14:paraId="000001E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1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Субота заупокійна.</w:t>
      </w:r>
    </w:p>
    <w:p w:rsidR="00000000" w:rsidDel="00000000" w:rsidP="00000000" w:rsidRDefault="00000000" w:rsidRPr="00000000" w14:paraId="000001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Віднайдення чесних мощів святих мучеників, що в Євгенії. </w:t>
      </w:r>
    </w:p>
    <w:p w:rsidR="00000000" w:rsidDel="00000000" w:rsidP="00000000" w:rsidRDefault="00000000" w:rsidRPr="00000000" w14:paraId="000001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мирна єктенія за усопших. Катизма чергова. На «Господи, взиваю» 6 стихир: 3 мученич. Октоїха, 3 Тріоді, Сл.: Тріоді, І нині: богородичний-догмат 1-го гласу. Алилуя на 8 глас зі стихами.Стиховня Октоїха, Сл.: Тріоді, І нині: Тріоді. По «Отче наш»: тропар, глас 8: «Глибиною мудрості», Сл., І нині: «Тебе і стіну і пристанище маємо». Відпуст за усопших, а відтак виголос: «В блаженнім успенні» та «Вічная пам’ять». </w:t>
      </w:r>
    </w:p>
    <w:p w:rsidR="00000000" w:rsidDel="00000000" w:rsidP="00000000" w:rsidRDefault="00000000" w:rsidRPr="00000000" w14:paraId="000001E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мирна єктенія за усопших. Замість «Бог Господь» співаємо Алилуя на 8-й глас зі стихами.  Тропар «Глибиною мудрості» (2), Сл., І нині: «Тебе і стіну і пристанище маємо». Катизма чергова, мала єктенія і сідал.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померлих, а друга – тропарями за померлих. Відтак співаємо єктенію за померлих, сідал. за померлих і Пс. 50. Канон храму і Тріоді. Катавасія – ірмос канону Тріоді. По 3-ій – звичайна єктенія і сідал. Тріоді. По 6-ій – звич. єктенія і конд.-ікос Тріоді; по 9-ій – звич. єктенія і світил. Тріоді. Хвалитні  Тріоді – 4, Сл., І нині: Тріоді. Мале славослов’я. Стиховня Октоїха, Сл, І нині: Тріоді. По «Отче наш»: тропар за померлих, Сл., І нині: богород. за померлих і «У блаженному успінні», як на Вечірні. </w:t>
      </w:r>
    </w:p>
    <w:p w:rsidR="00000000" w:rsidDel="00000000" w:rsidP="00000000" w:rsidRDefault="00000000" w:rsidRPr="00000000" w14:paraId="000001E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дня, Сл: тропар «Пом’яни, Господи»; кондак «Зо святими упокой». </w:t>
      </w:r>
    </w:p>
    <w:p w:rsidR="00000000" w:rsidDel="00000000" w:rsidP="00000000" w:rsidRDefault="00000000" w:rsidRPr="00000000" w14:paraId="000001E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тропар «Апостоли, пророки» і «Пом’яни, Господи», Сл: кондак «Зі святими упокой», І нині: богород. «Тебе і стіну, і пристанище». Ап. і Єв. спочатку дня,  а потім померлим. </w:t>
      </w:r>
      <w:r w:rsidDel="00000000" w:rsidR="00000000" w:rsidRPr="00000000">
        <w:rPr>
          <w:rFonts w:ascii="Times New Roman" w:cs="Times New Roman" w:eastAsia="Times New Roman" w:hAnsi="Times New Roman"/>
          <w:i w:val="1"/>
          <w:rtl w:val="0"/>
        </w:rPr>
        <w:t xml:space="preserve">Дня:</w:t>
      </w:r>
      <w:r w:rsidDel="00000000" w:rsidR="00000000" w:rsidRPr="00000000">
        <w:rPr>
          <w:rFonts w:ascii="Times New Roman" w:cs="Times New Roman" w:eastAsia="Times New Roman" w:hAnsi="Times New Roman"/>
          <w:rtl w:val="0"/>
        </w:rPr>
        <w:t xml:space="preserve"> Ап. – 1 Кор. 146 зач.; 10, 23-38. Єв. – Лк. 105 зач.; 21, 8-9; 25-27; 33-36.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Сол. 270 зач.; 4, 13-17. Єв. – Ів. 16 зач.; 5, 24 – 30. Все інше – дня і усопшим.</w:t>
      </w:r>
    </w:p>
    <w:p w:rsidR="00000000" w:rsidDel="00000000" w:rsidP="00000000" w:rsidRDefault="00000000" w:rsidRPr="00000000" w14:paraId="000001F0">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F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1F3">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23 </w:t>
      </w:r>
      <w:r w:rsidDel="00000000" w:rsidR="00000000" w:rsidRPr="00000000">
        <w:rPr>
          <w:rFonts w:ascii="Times New Roman" w:cs="Times New Roman" w:eastAsia="Times New Roman" w:hAnsi="Times New Roman"/>
          <w:i w:val="1"/>
          <w:color w:val="ff0000"/>
          <w:rtl w:val="0"/>
        </w:rPr>
        <w:t xml:space="preserve">Неділя м’ясопусна, про Страшний суд. Глас 2. Єв. 2.</w:t>
      </w:r>
    </w:p>
    <w:p w:rsidR="00000000" w:rsidDel="00000000" w:rsidP="00000000" w:rsidRDefault="00000000" w:rsidRPr="00000000" w14:paraId="000001F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Полікарпа, єпископа Смирнського. </w:t>
      </w:r>
    </w:p>
    <w:p w:rsidR="00000000" w:rsidDel="00000000" w:rsidP="00000000" w:rsidRDefault="00000000" w:rsidRPr="00000000" w14:paraId="000001F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6 воскрес. і 4 Тріоді, Сл.: Тріоді, І нині: догмат 2-го гласу. Стиховня воскрес., Слава: Тріоді, І нині: богород. з неділ. стиховні за гласом «Слава». По «Отче наш»: тропар воскрес., Сл., І  нині:  його богород. Відпуст великий з помин. неділі і свщмч. </w:t>
      </w:r>
    </w:p>
    <w:p w:rsidR="00000000" w:rsidDel="00000000" w:rsidP="00000000" w:rsidRDefault="00000000" w:rsidRPr="00000000" w14:paraId="000001F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І  нині: його богород. Катизми чергові, сідальні недільні. Полієлей, «На ріках вавилонських», «Ангельський Собор». Іпакой, степенна і прокімен 2-го гл. Єв. – Мр. 70 зач.; 16, 1-8. «Воскресіння Христове» та Пс 50. Слава, глас 8: «Покаяння двері відкрий мені», І нині: «На спасення стежки» і т. д. Канон воскрес і Тріоді. Катавасія Тріоді.  По 3-ій – сідальний Тріоді; по 6-ій – конд.-ікос Тріоді; на 9-ій пісні – «Чеснішу», по 9-ій – «Свят Господь Бог наш» (3)</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світильний воскрес., Сл.: Тріоді, І нині: його богород. Хвалитних стихир 8: 4 воскрес. і 4 Тріоді, Сл.: Тріоді, І нині: «Преблагословенна». По вел. славослов’ї – тропар «Воскресши із гробу». Відпуст великий з помин. неділ. і свщмч. </w:t>
      </w:r>
    </w:p>
    <w:p w:rsidR="00000000" w:rsidDel="00000000" w:rsidP="00000000" w:rsidRDefault="00000000" w:rsidRPr="00000000" w14:paraId="000001F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воскресний і кондак Тріоді. </w:t>
      </w:r>
    </w:p>
    <w:p w:rsidR="00000000" w:rsidDel="00000000" w:rsidP="00000000" w:rsidRDefault="00000000" w:rsidRPr="00000000" w14:paraId="000001F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воскресні. Тропар воскрес., Сл.: кондак Тріоді, І нині: його богород. Прокімен, алилуя і причасний неділ. Ап. – 1 Кор. 140 зач.; 8, 8 – 9, 2. Єв. – Мт. 106 зач.; 25, 31-46.</w:t>
      </w:r>
    </w:p>
    <w:p w:rsidR="00000000" w:rsidDel="00000000" w:rsidP="00000000" w:rsidRDefault="00000000" w:rsidRPr="00000000" w14:paraId="000001F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1F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 </w:t>
      </w:r>
    </w:p>
    <w:p w:rsidR="00000000" w:rsidDel="00000000" w:rsidP="00000000" w:rsidRDefault="00000000" w:rsidRPr="00000000" w14:paraId="000001F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24 Тиждень сиропусний.</w:t>
      </w:r>
    </w:p>
    <w:p w:rsidR="00000000" w:rsidDel="00000000" w:rsidP="00000000" w:rsidRDefault="00000000" w:rsidRPr="00000000" w14:paraId="000001F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Перше і друге знайдення чесної голови святого славного пророка, предтечі і хрестителя Господнього Івана.</w:t>
      </w:r>
    </w:p>
    <w:p w:rsidR="00000000" w:rsidDel="00000000" w:rsidP="00000000" w:rsidRDefault="00000000" w:rsidRPr="00000000" w14:paraId="000001F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Предтечі, Слава: Предтечі, І нині: богородичний-догмат за гласом “Слава”. Вхід. Прокімен дня і 3 читання Предтечі: Муд. 4, 7, 16 - 5, 7. Малах. 3, 1-7, 12, 22-24. Іс. 40, 1-3, 9; 41, 17-18. Стиховня Предтечі, Слава: Предтечі, І нині: богород. з воскрес. стиховні за гласом “Слава”. По «Отче наш» - тропар Предтечі, Сл.:, І нині: богород. воскрес. за гласом тропаря Предтечі. Відпуст великий з поминанням Предтечі.</w:t>
      </w:r>
    </w:p>
    <w:p w:rsidR="00000000" w:rsidDel="00000000" w:rsidP="00000000" w:rsidRDefault="00000000" w:rsidRPr="00000000" w14:paraId="000001F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 тропар Предтечі (2), «Слава, і нині» – Богородичний воскресний за гласом тропар Предтечі. Катизми чергові. сідальні Предтечі. Полієлей. Величання Предтечі. Полієлей з величаннями і все інше до канону – тільки Предтечі. Пополієлейний сідальний – Предтечі. Степенна 4-го гласу: «Від юності». Прокімен і Євангеліє – Предтечі. Лк. зач. 31; 7, 17-30. 50 псалом і стихира Предтечі. Канон Предтечі. Катавасія: «Відкрию уста мої». По 3-ій пісні – сідальний Предтечі, Сл., І нині: богородичний; по 6-ій – кондак-ікос Предтечі; по 9-ій – світильний Предтечі, Сл., І нині: богородичний. На Хвалитних - 4 стихири Предтечі, Слава: Предтечі, І нині: богородичний. Мале славослов’я. Стихири на стиховні - Тріоді, Слава: Предтечі, І нині: богородичний. </w:t>
      </w:r>
    </w:p>
    <w:p w:rsidR="00000000" w:rsidDel="00000000" w:rsidP="00000000" w:rsidRDefault="00000000" w:rsidRPr="00000000" w14:paraId="000001F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і кондак Предтечі.</w:t>
      </w:r>
    </w:p>
    <w:p w:rsidR="00000000" w:rsidDel="00000000" w:rsidP="00000000" w:rsidRDefault="00000000" w:rsidRPr="00000000" w14:paraId="0000020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повсякденні. Тропар Предтечі, Сл.: кондак Предтечі, І нині: богородичний. Прокімен, алилуя - Предтечі. Ап. і Єв. – рядові і Предтечі: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3 Ів. 76 зач.; 1, 1-15. Єв. – Лк. 96 зач.; 19, 29-40; 22, 7-39. </w:t>
      </w:r>
      <w:r w:rsidDel="00000000" w:rsidR="00000000" w:rsidRPr="00000000">
        <w:rPr>
          <w:rFonts w:ascii="Times New Roman" w:cs="Times New Roman" w:eastAsia="Times New Roman" w:hAnsi="Times New Roman"/>
          <w:i w:val="1"/>
          <w:color w:val="ff0000"/>
          <w:rtl w:val="0"/>
        </w:rPr>
        <w:t xml:space="preserve">Предтечі:</w:t>
      </w:r>
      <w:r w:rsidDel="00000000" w:rsidR="00000000" w:rsidRPr="00000000">
        <w:rPr>
          <w:rFonts w:ascii="Times New Roman" w:cs="Times New Roman" w:eastAsia="Times New Roman" w:hAnsi="Times New Roman"/>
          <w:color w:val="ff0000"/>
          <w:rtl w:val="0"/>
        </w:rPr>
        <w:t xml:space="preserve"> Ап. – 2 Кор. 176 зач.; 4, 6-15. Єв. – Мт. 40 зач.; 11, 2-15. Причасний - Предтечі. </w:t>
        <w:br w:type="textWrapping"/>
      </w:r>
    </w:p>
    <w:p w:rsidR="00000000" w:rsidDel="00000000" w:rsidP="00000000" w:rsidRDefault="00000000" w:rsidRPr="00000000" w14:paraId="00000201">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20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Святого отця нашого Тарасія, архиєпископа Царгородського. </w:t>
      </w:r>
    </w:p>
    <w:p w:rsidR="00000000" w:rsidDel="00000000" w:rsidP="00000000" w:rsidRDefault="00000000" w:rsidRPr="00000000" w14:paraId="0000020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  </w:t>
      </w:r>
    </w:p>
    <w:p w:rsidR="00000000" w:rsidDel="00000000" w:rsidP="00000000" w:rsidRDefault="00000000" w:rsidRPr="00000000" w14:paraId="0000020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   </w:t>
      </w:r>
    </w:p>
    <w:p w:rsidR="00000000" w:rsidDel="00000000" w:rsidP="00000000" w:rsidRDefault="00000000" w:rsidRPr="00000000" w14:paraId="0000020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20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Юд. 77 зач.; 1, 1-10. Єв. – Лк. 109 зач.; 22, 39-42. 45-23, 1.</w:t>
      </w:r>
    </w:p>
    <w:p w:rsidR="00000000" w:rsidDel="00000000" w:rsidP="00000000" w:rsidRDefault="00000000" w:rsidRPr="00000000" w14:paraId="000002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2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2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Святого отця нашого Порфирія, єпископа Газького. Блаженної Едігни.</w:t>
      </w:r>
    </w:p>
    <w:p w:rsidR="00000000" w:rsidDel="00000000" w:rsidP="00000000" w:rsidRDefault="00000000" w:rsidRPr="00000000" w14:paraId="000002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свт., Сл., І нині: богород. за гласом «Слава». Прокімен дня. Стиховня Тріоді. По «Отче наш» співаємо 3 тропарі: «Богородице діво», Сл.: «Хрестителю Христовий», І нині: «Молітесь за нас» з поклонами на кінці кожного, а відтак «Під Твою милість» без поклону. «Господи, помилуй» (40) й інше, як у Часослові. На останньому Трисвятому і «Будь ім’я Господнє»  три малі поклони, а на молитві св. Єфрема - 16 поклонів (3 великі, 12 малих і знову один великий). Відпуст середній з поминанням дня і свт.</w:t>
      </w:r>
    </w:p>
    <w:p w:rsidR="00000000" w:rsidDel="00000000" w:rsidP="00000000" w:rsidRDefault="00000000" w:rsidRPr="00000000" w14:paraId="000002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тропарі 2-го гласу. Дві катизми з поклонами, після 1-ї катизми сідал. Октоїха, після 2-ї - сідальні Тріоді. Пс. 50 і канон. Канон Октоїха, свт. і Тріоді. Додається трипіснець. На 5-ій, 8-ій, та 9-ій – канон Тріоді та трипіснець. На інших – канон 1-й Октоїха, свт. і Тріоді. Катавасією буде завжди ірмос останнього канону. По 3-ій – сідальний свт., по 6-ій – конд.-ікос свт. По 9-ій пісні – світильний 2-го гласу.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rsidR="00000000" w:rsidDel="00000000" w:rsidP="00000000" w:rsidRDefault="00000000" w:rsidRPr="00000000" w14:paraId="000002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Читання на Шостому часі: Йоіл 2, 12-26.</w:t>
      </w:r>
    </w:p>
    <w:p w:rsidR="00000000" w:rsidDel="00000000" w:rsidP="00000000" w:rsidRDefault="00000000" w:rsidRPr="00000000" w14:paraId="0000020F">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Божественної Літургії не служимо.</w:t>
      </w:r>
    </w:p>
    <w:p w:rsidR="00000000" w:rsidDel="00000000" w:rsidP="00000000" w:rsidRDefault="00000000" w:rsidRPr="00000000" w14:paraId="000002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p>
    <w:p w:rsidR="00000000" w:rsidDel="00000000" w:rsidP="00000000" w:rsidRDefault="00000000" w:rsidRPr="00000000" w14:paraId="0000021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Преподобного отця нашого й ісповідника Прокопія Декаполіта. </w:t>
      </w:r>
    </w:p>
    <w:p w:rsidR="00000000" w:rsidDel="00000000" w:rsidP="00000000" w:rsidRDefault="00000000" w:rsidRPr="00000000" w14:paraId="000002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за гласом «Слава». Прокімен Тріоді: «Боже, ім’ям Твоїм, спаси мене»; читання: Йоіла 3, 12-20. Прокімен: «Хай уповає Ізраїль на Господа». «Сподоби, Господи». Стиховня Тріоді. По «Отче наш»: тропар св., Сл., І нині: богород. за гл. Сл. «Помилуй нас, Боже» і три великих поклони без молитви св. Єфрема. Відтак молитва «Всесвятая Тройце», «Хай буде ім’я Господнє», Пс. 33 «Благословлю Господа», «Достойно» і відпуст від «Слава Тобі, Христе Боже».</w:t>
      </w:r>
    </w:p>
    <w:p w:rsidR="00000000" w:rsidDel="00000000" w:rsidP="00000000" w:rsidRDefault="00000000" w:rsidRPr="00000000" w14:paraId="000002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(2), Сл., І нині: богород. відпустовий за гласом тропаря прп. Катизми черг., сідальні по 1-ій катизмі - Октоїха, по 2-ій - Тріоді. Пс. 50. Канон Октоїха, прп. і додається трипіснець. На 4-ій, 8-ій, та 9-ій – канон прп. і два Тріоді. На інших – канон Октоїха і прп. Катавасією буде завжди ірмос останнього канону. По 3-ій – сідальний прп. По 6-ій – конд.-ікос прп.; по 9-ій – світильний Октоїха, Сл.: світильний прп., І нині:  богород. Стиховня Тріоді з двома звичними приспівами з часослова. По «Отче наш»: тропар прп., Сл., І нині: богород. за гласом тропаря прп. і за днем тижня.</w:t>
      </w:r>
    </w:p>
    <w:p w:rsidR="00000000" w:rsidDel="00000000" w:rsidP="00000000" w:rsidRDefault="00000000" w:rsidRPr="00000000" w14:paraId="000002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дня; на 6-му – храму; на 3-му та 9-му – прп.</w:t>
      </w:r>
    </w:p>
    <w:p w:rsidR="00000000" w:rsidDel="00000000" w:rsidP="00000000" w:rsidRDefault="00000000" w:rsidRPr="00000000" w14:paraId="000002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дня. Ап. – Юда 78 зач.; 1, 11-25. Єв. – Лк. 110 зач.; 23, 1-34. 44-56.</w:t>
      </w:r>
    </w:p>
    <w:p w:rsidR="00000000" w:rsidDel="00000000" w:rsidP="00000000" w:rsidRDefault="00000000" w:rsidRPr="00000000" w14:paraId="000002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p>
    <w:p w:rsidR="00000000" w:rsidDel="00000000" w:rsidP="00000000" w:rsidRDefault="00000000" w:rsidRPr="00000000" w14:paraId="000002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Преподобного отця нашого й ісповідника Василія, співпосника Прокопового.</w:t>
      </w:r>
    </w:p>
    <w:p w:rsidR="00000000" w:rsidDel="00000000" w:rsidP="00000000" w:rsidRDefault="00000000" w:rsidRPr="00000000" w14:paraId="000002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за гласом Сл. Прокімен дня. Стиховня Октоїха. По “Отче наш”: співаємо 3 тропарі з поклонами, а “Під Твою милість” без поклону. “Господи, помилуй” (40) й інше, як у часослові. На останньому Трисвятому і “Нехай буде імя Господнє”  три малі поклони, а на молитві св. Єфрема - 16 поклони (3 великі, 12 малих і знову один великий). Відпуст середній з поминанням дня і прп.</w:t>
      </w:r>
    </w:p>
    <w:p w:rsidR="00000000" w:rsidDel="00000000" w:rsidP="00000000" w:rsidRDefault="00000000" w:rsidRPr="00000000" w14:paraId="000002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тропарі 2-го гласу. Дві катизми з поклонами, після 1-ї катизми сідал. Октоїха, після 2-ї - сідальні Тріоді. Пс. 50 і канон. Канон Октоїха, прп. і Тріоді. Додається також трипіснець. На 5-ій, 8-ій, та 9-ій – канон Тріоді та трипіснець. На інших – канон Октоїха, прп. і Тріоді. Катавасією буде завжди ірмос останнього канону. По 3-ій – сідальний прп., по 6-ій – конд.-ікос прп. По 9-ій пісні – світильний 2-го гласу.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rsidR="00000000" w:rsidDel="00000000" w:rsidP="00000000" w:rsidRDefault="00000000" w:rsidRPr="00000000" w14:paraId="0000021C">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На 6-му Часі – читання </w:t>
      </w:r>
      <w:r w:rsidDel="00000000" w:rsidR="00000000" w:rsidRPr="00000000">
        <w:rPr>
          <w:rFonts w:ascii="Times New Roman" w:cs="Times New Roman" w:eastAsia="Times New Roman" w:hAnsi="Times New Roman"/>
          <w:highlight w:val="white"/>
          <w:rtl w:val="0"/>
        </w:rPr>
        <w:t xml:space="preserve">Зах. 8. 7-17.</w:t>
      </w:r>
      <w:r w:rsidDel="00000000" w:rsidR="00000000" w:rsidRPr="00000000">
        <w:rPr>
          <w:rtl w:val="0"/>
        </w:rPr>
      </w:r>
    </w:p>
    <w:p w:rsidR="00000000" w:rsidDel="00000000" w:rsidP="00000000" w:rsidRDefault="00000000" w:rsidRPr="00000000" w14:paraId="0000021D">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Божественної Літургії не служимо.</w:t>
      </w:r>
    </w:p>
    <w:p w:rsidR="00000000" w:rsidDel="00000000" w:rsidP="00000000" w:rsidRDefault="00000000" w:rsidRPr="00000000" w14:paraId="000002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F">
      <w:pPr>
        <w:pStyle w:val="Heading1"/>
        <w:rPr>
          <w:rFonts w:ascii="Times New Roman" w:cs="Times New Roman" w:eastAsia="Times New Roman" w:hAnsi="Times New Roman"/>
          <w:sz w:val="28"/>
          <w:szCs w:val="28"/>
        </w:rPr>
      </w:pPr>
      <w:bookmarkStart w:colFirst="0" w:colLast="0" w:name="_heading=h.1t3h5sf" w:id="4"/>
      <w:bookmarkEnd w:id="4"/>
      <w:r w:rsidDel="00000000" w:rsidR="00000000" w:rsidRPr="00000000">
        <w:rPr>
          <w:rFonts w:ascii="Times New Roman" w:cs="Times New Roman" w:eastAsia="Times New Roman" w:hAnsi="Times New Roman"/>
          <w:sz w:val="28"/>
          <w:szCs w:val="28"/>
          <w:rtl w:val="0"/>
        </w:rPr>
        <w:t xml:space="preserve">Березень</w:t>
      </w:r>
    </w:p>
    <w:p w:rsidR="00000000" w:rsidDel="00000000" w:rsidP="00000000" w:rsidRDefault="00000000" w:rsidRPr="00000000" w14:paraId="000002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2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Субота сиропусна.</w:t>
      </w:r>
    </w:p>
    <w:p w:rsidR="00000000" w:rsidDel="00000000" w:rsidP="00000000" w:rsidRDefault="00000000" w:rsidRPr="00000000" w14:paraId="000002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Всіх преподобних отців, що в подвизі просіяли.</w:t>
      </w:r>
    </w:p>
    <w:p w:rsidR="00000000" w:rsidDel="00000000" w:rsidP="00000000" w:rsidRDefault="00000000" w:rsidRPr="00000000" w14:paraId="000002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преподобномучениці Євдокії. </w:t>
      </w:r>
    </w:p>
    <w:p w:rsidR="00000000" w:rsidDel="00000000" w:rsidP="00000000" w:rsidRDefault="00000000" w:rsidRPr="00000000" w14:paraId="000002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Тріоді </w:t>
      </w:r>
      <w:r w:rsidDel="00000000" w:rsidR="00000000" w:rsidRPr="00000000">
        <w:rPr>
          <w:rFonts w:ascii="Times New Roman" w:cs="Times New Roman" w:eastAsia="Times New Roman" w:hAnsi="Times New Roman"/>
          <w:i w:val="1"/>
          <w:rtl w:val="0"/>
        </w:rPr>
        <w:t xml:space="preserve">(преподобних Отців)</w:t>
      </w:r>
      <w:r w:rsidDel="00000000" w:rsidR="00000000" w:rsidRPr="00000000">
        <w:rPr>
          <w:rFonts w:ascii="Times New Roman" w:cs="Times New Roman" w:eastAsia="Times New Roman" w:hAnsi="Times New Roman"/>
          <w:rtl w:val="0"/>
        </w:rPr>
        <w:t xml:space="preserve">, Сл.: Тріоді, І нині: догмат 2-го гласу. Прокімен Тріоді і читання Тріоді Зах. 8, 19-23, після якого – знову прокімен Тріоді, і одразу «Сподоби Господи». Стиховня Тріоді. По «Отче наш»: тропар «Боже Отців наших», Сл., І нині: воскрес. богород. 4 гл. Єктенія «Помилуй нас, Боже» і три великих поклони без молитви св. Єфрема. Відтак «Всесвята Тройце», «Будь ім’я Господнє», Пс. 33 (цілий), «Достойно» і відпуст від «Слава Тобі, Христе Боже».</w:t>
      </w:r>
    </w:p>
    <w:p w:rsidR="00000000" w:rsidDel="00000000" w:rsidP="00000000" w:rsidRDefault="00000000" w:rsidRPr="00000000" w14:paraId="00000226">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Отців. (2), Сл., І нині: воскрес. богород. за гласом тропаря прпп. Катизми черг., сідал. Тріоді. Пс. 50. Канон храмового святого та Отців. Катавасія Тріоді. По 3-ій – сідальний Отців. По 6-ій – конд.-ікос Отців.; по 9-ій – світильний Отців. На Хвалитних 4 стихири Отців, Сл.: Отців, І нині: «Богородице, ти єси лоза істинна». Велике славослов’я, після якого тропар Отців, Сл., І нині: воскрес. богород. за гл. тропар Відпуст великий з поминанням Отців.</w:t>
      </w:r>
    </w:p>
    <w:p w:rsidR="00000000" w:rsidDel="00000000" w:rsidP="00000000" w:rsidRDefault="00000000" w:rsidRPr="00000000" w14:paraId="00000227">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і кондак Отців.</w:t>
      </w:r>
    </w:p>
    <w:p w:rsidR="00000000" w:rsidDel="00000000" w:rsidP="00000000" w:rsidRDefault="00000000" w:rsidRPr="00000000" w14:paraId="00000228">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 все інше - Отців. Ап. і Єв.: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Рим. 115 зач.; 14, 19-26. Єв. – Мт. 16 зач.; 6, 1-13. </w:t>
      </w:r>
      <w:r w:rsidDel="00000000" w:rsidR="00000000" w:rsidRPr="00000000">
        <w:rPr>
          <w:rFonts w:ascii="Times New Roman" w:cs="Times New Roman" w:eastAsia="Times New Roman" w:hAnsi="Times New Roman"/>
          <w:i w:val="1"/>
          <w:rtl w:val="0"/>
        </w:rPr>
        <w:t xml:space="preserve">Отцям:</w:t>
      </w:r>
      <w:r w:rsidDel="00000000" w:rsidR="00000000" w:rsidRPr="00000000">
        <w:rPr>
          <w:rFonts w:ascii="Times New Roman" w:cs="Times New Roman" w:eastAsia="Times New Roman" w:hAnsi="Times New Roman"/>
          <w:rtl w:val="0"/>
        </w:rPr>
        <w:t xml:space="preserve"> Ап. – Гал. 213 зач.; 5, 22 – 6, 2. Єв. – Мт. 43 зач.; 11, 27-30.</w:t>
        <w:br w:type="textWrapping"/>
      </w:r>
    </w:p>
    <w:p w:rsidR="00000000" w:rsidDel="00000000" w:rsidP="00000000" w:rsidRDefault="00000000" w:rsidRPr="00000000" w14:paraId="0000022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2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22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 </w:t>
      </w:r>
      <w:r w:rsidDel="00000000" w:rsidR="00000000" w:rsidRPr="00000000">
        <w:rPr>
          <w:rFonts w:ascii="Times New Roman" w:cs="Times New Roman" w:eastAsia="Times New Roman" w:hAnsi="Times New Roman"/>
          <w:i w:val="1"/>
          <w:color w:val="ff0000"/>
          <w:rtl w:val="0"/>
        </w:rPr>
        <w:t xml:space="preserve">Неділя сиропусна, прощення. Глас 3. Єв. 3. </w:t>
      </w:r>
    </w:p>
    <w:p w:rsidR="00000000" w:rsidDel="00000000" w:rsidP="00000000" w:rsidRDefault="00000000" w:rsidRPr="00000000" w14:paraId="0000022D">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Теодота (Богдана), єпископа Киринейського.</w:t>
      </w:r>
      <w:r w:rsidDel="00000000" w:rsidR="00000000" w:rsidRPr="00000000">
        <w:rPr>
          <w:rtl w:val="0"/>
        </w:rPr>
      </w:r>
    </w:p>
    <w:p w:rsidR="00000000" w:rsidDel="00000000" w:rsidP="00000000" w:rsidRDefault="00000000" w:rsidRPr="00000000" w14:paraId="0000022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6 воскрес. і 4 Тріоді, Сл.: Тріоді, І нині: догмат 3-го гласу. Стиховня воскрес., Слава: Тріоді, І нині: богород. з воскрес. стиховні за гласом «Слава». По «Отче наш»: тропар воскрес., Сл., І  нині:  його богород. Відпуст великий, недільний з помин. прп. </w:t>
      </w:r>
    </w:p>
    <w:p w:rsidR="00000000" w:rsidDel="00000000" w:rsidP="00000000" w:rsidRDefault="00000000" w:rsidRPr="00000000" w14:paraId="0000022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І  нині: його богород. Катизми чергові, сідальні воскрес. Полієлей, «На ріках вавилонських», «Ангельський Собор». Іпакой, степенна і прокімен 3-го гл. Єв. – Мр. 71 зач.; 16, 9-20. «Воскресіння Христове» та Пс 50. Слава: «Покаяння двері відкрий мені», І нині: «На спасення стежки» і т. д. Канон воскрес і Тріоді. Катавасія Тріоді.  По 3-ій – сідальний Тріоді; по 6-ій – конд.-ікос Тріоді; на 9-ій пісні – «Чеснішу», по 9-ій – «Свят Господь Бог наш» (3)</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світильний воскрес., Сл.: Тріоді, І нині: його богород. Хвалитних стихир 8: 4 воскресних і 4 Тріоді, Сл.: Тріоді, І нині: «Преблагословенна». По вел. славослов’ї – тропар «Сьогодні спасіння світу». Відпуст великий, недільний з помин. прп. </w:t>
      </w:r>
    </w:p>
    <w:p w:rsidR="00000000" w:rsidDel="00000000" w:rsidP="00000000" w:rsidRDefault="00000000" w:rsidRPr="00000000" w14:paraId="0000023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воскресний і кондак Тріоді. </w:t>
      </w:r>
    </w:p>
    <w:p w:rsidR="00000000" w:rsidDel="00000000" w:rsidP="00000000" w:rsidRDefault="00000000" w:rsidRPr="00000000" w14:paraId="0000023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Сл.: кондак Тріоді, І нині: його богород. Прокімен, алилуя – Тріоді.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Рим. 112 зач.; 13, 11-14, 4. </w:t>
      </w:r>
      <w:r w:rsidDel="00000000" w:rsidR="00000000" w:rsidRPr="00000000">
        <w:rPr>
          <w:rFonts w:ascii="Times New Roman" w:cs="Times New Roman" w:eastAsia="Times New Roman" w:hAnsi="Times New Roman"/>
          <w:i w:val="1"/>
          <w:color w:val="ff0000"/>
          <w:rtl w:val="0"/>
        </w:rPr>
        <w:t xml:space="preserve">Єв. – </w:t>
      </w:r>
      <w:r w:rsidDel="00000000" w:rsidR="00000000" w:rsidRPr="00000000">
        <w:rPr>
          <w:rFonts w:ascii="Times New Roman" w:cs="Times New Roman" w:eastAsia="Times New Roman" w:hAnsi="Times New Roman"/>
          <w:color w:val="ff0000"/>
          <w:rtl w:val="0"/>
        </w:rPr>
        <w:t xml:space="preserve">Мт. 17 зач.; 6, 14 -21. Причасний – «Хваліте». </w:t>
      </w:r>
    </w:p>
    <w:p w:rsidR="00000000" w:rsidDel="00000000" w:rsidP="00000000" w:rsidRDefault="00000000" w:rsidRPr="00000000" w14:paraId="00000232">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235">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rtl w:val="0"/>
        </w:rPr>
        <w:t xml:space="preserve">Початок св. Великого посту. Строгий піст.</w:t>
      </w:r>
    </w:p>
    <w:p w:rsidR="00000000" w:rsidDel="00000000" w:rsidP="00000000" w:rsidRDefault="00000000" w:rsidRPr="00000000" w14:paraId="000002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Тиждень 1-ий Великого посту. </w:t>
      </w:r>
    </w:p>
    <w:p w:rsidR="00000000" w:rsidDel="00000000" w:rsidP="00000000" w:rsidRDefault="00000000" w:rsidRPr="00000000" w14:paraId="000002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Євтропія, Клеоніка й Василиска. </w:t>
      </w:r>
    </w:p>
    <w:p w:rsidR="00000000" w:rsidDel="00000000" w:rsidP="00000000" w:rsidRDefault="00000000" w:rsidRPr="00000000" w14:paraId="00000238">
      <w:pPr>
        <w:spacing w:after="200"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b w:val="1"/>
          <w:rtl w:val="0"/>
        </w:rPr>
        <w:t xml:space="preserve">Поклони</w:t>
      </w:r>
      <w:r w:rsidDel="00000000" w:rsidR="00000000" w:rsidRPr="00000000">
        <w:rPr>
          <w:rFonts w:ascii="Times New Roman" w:cs="Times New Roman" w:eastAsia="Times New Roman" w:hAnsi="Times New Roman"/>
          <w:i w:val="1"/>
          <w:rtl w:val="0"/>
        </w:rPr>
        <w:t xml:space="preserve"> на Вечірнях неділь Великого посту творимо не від початку Вечірні, але після «Сподоби, Господи» – три малі поклони і на трисвятому, що по «Нині відпускаєш»; а три великі поклони творимо на тропарях на «Богородице Діво» і на молитві св. Єфрема без 12 малих.</w:t>
      </w:r>
    </w:p>
    <w:p w:rsidR="00000000" w:rsidDel="00000000" w:rsidP="00000000" w:rsidRDefault="00000000" w:rsidRPr="00000000" w14:paraId="00000239">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Катизми немає. На «Господи, взиваю» – 10 стихир: 4 покаянні Октоїха: </w:t>
      </w:r>
      <w:r w:rsidDel="00000000" w:rsidR="00000000" w:rsidRPr="00000000">
        <w:rPr>
          <w:rFonts w:ascii="Times New Roman" w:cs="Times New Roman" w:eastAsia="Times New Roman" w:hAnsi="Times New Roman"/>
          <w:i w:val="1"/>
          <w:rtl w:val="0"/>
        </w:rPr>
        <w:t xml:space="preserve">(2 – зі стиховні Вечірні й 2 – із стиховні Утрені)</w:t>
      </w:r>
      <w:r w:rsidDel="00000000" w:rsidR="00000000" w:rsidRPr="00000000">
        <w:rPr>
          <w:rFonts w:ascii="Times New Roman" w:cs="Times New Roman" w:eastAsia="Times New Roman" w:hAnsi="Times New Roman"/>
          <w:rtl w:val="0"/>
        </w:rPr>
        <w:t xml:space="preserve">, 3 Тріоді і 3 мчч., Сл., І нині: богород. Вхід, великий прокімен, глас 8,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мчч.</w:t>
      </w:r>
    </w:p>
    <w:p w:rsidR="00000000" w:rsidDel="00000000" w:rsidP="00000000" w:rsidRDefault="00000000" w:rsidRPr="00000000" w14:paraId="0000023A">
      <w:pPr>
        <w:spacing w:after="200"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rtl w:val="0"/>
        </w:rPr>
        <w:t xml:space="preserve">П’ять</w:t>
      </w:r>
      <w:r w:rsidDel="00000000" w:rsidR="00000000" w:rsidRPr="00000000">
        <w:rPr>
          <w:rFonts w:ascii="Times New Roman" w:cs="Times New Roman" w:eastAsia="Times New Roman" w:hAnsi="Times New Roman"/>
          <w:i w:val="1"/>
          <w:rtl w:val="0"/>
        </w:rPr>
        <w:t xml:space="preserve"> перших седмичних днів кожного тижня Великого посту мають Богослуження пісного виду, починаючи від неділі ввечері. На богослужіннях вживаємо ризи багряної барви. </w:t>
      </w:r>
    </w:p>
    <w:p w:rsidR="00000000" w:rsidDel="00000000" w:rsidP="00000000" w:rsidRDefault="00000000" w:rsidRPr="00000000" w14:paraId="0000023B">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(поклони починаємо від катизм і робимо: на «Алилиуя» кожної «Слава» катизм – 3 малі поклони; на «Чеснішу» кожного із 6 стихів пісні Богородиці – 1 малий поклін; на «Достойно» – 1 малий поклін; на «Слава во вишніх Богу» – 3 малі поклони; на прикінцевому трисвятому – 3 малі поклони; на молитві св. Єфрема – 16 поклонів, тобто 12 малих і 4 великих).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тропарі 3-го гласу. Катизми 3; сідальні: 1-й Октоїха, 2-й і 3-й Тріоді. Пс. 50 і молитва «Спаси, Боже, людей Твоїх». Канон св. і трипіснець Тріоді, які переплітаються із піснями: на 1-ій, 8-ій, і 9-ій піснях – канон мчч. і трипіснець Тріоді. На 3-ій, 4-ій, 5-ій, 6-ій і 7-ій – лише канон мчч. Катавасією буде завжди ірмос останнього канону. По 3-ій – сідальний св., Сл., І нині: його богород.; по 6-ій – конд.-ікос мчч., або мученичий Октоїха біжучого гласу, поданий на кінці Тріоді (так і у всі седмичні дні Великого Посту).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23C">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1, 1-20.</w:t>
      </w:r>
    </w:p>
    <w:p w:rsidR="00000000" w:rsidDel="00000000" w:rsidP="00000000" w:rsidRDefault="00000000" w:rsidRPr="00000000" w14:paraId="0000023D">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3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24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Преподобного отця нашого Герасима, що на Йордані. </w:t>
      </w:r>
    </w:p>
    <w:p w:rsidR="00000000" w:rsidDel="00000000" w:rsidP="00000000" w:rsidRDefault="00000000" w:rsidRPr="00000000" w14:paraId="0000024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(три малі поклони чинимо: на «Прийдіте, поклонімся», на «Алилуя, алилуя, алилуя, слава Тобі, Боже» після передпочаткового псалма й після кожної  катизми, по «Сподоби, Господи», на трисвятих, на молитві св. Єфрема – 16 звичайних і 1 поклін по «Достойно»): </w:t>
      </w:r>
      <w:r w:rsidDel="00000000" w:rsidR="00000000" w:rsidRPr="00000000">
        <w:rPr>
          <w:rFonts w:ascii="Times New Roman" w:cs="Times New Roman" w:eastAsia="Times New Roman" w:hAnsi="Times New Roman"/>
          <w:rtl w:val="0"/>
        </w:rPr>
        <w:t xml:space="preserve">катизма чергова. На «Господи, взиваю» 6 стихир: 3 Тріоді і 3 прп., Сл., І нині: богород. звич. Прокімен Тріоді: «У Господа спасіння» і одне читання Тріоді: Бт. 1, 1-13, відтак другий прокімен: «Господь почує» і друге читання: Прип. 1, 1-19. «Сподоби, Господи». Стиховня Тріоді.  По «Отче наш» – все за пісним уставом. </w:t>
      </w:r>
    </w:p>
    <w:p w:rsidR="00000000" w:rsidDel="00000000" w:rsidP="00000000" w:rsidRDefault="00000000" w:rsidRPr="00000000" w14:paraId="00000243">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 перші чотири дні першого тижня Великого посту служимо Велике Повечер’я з каноном св. Андрея Критського по частинах. </w:t>
      </w:r>
    </w:p>
    <w:p w:rsidR="00000000" w:rsidDel="00000000" w:rsidP="00000000" w:rsidRDefault="00000000" w:rsidRPr="00000000" w14:paraId="0000024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3-го гласу. Катизми 3; сідальні: 1-й Октоїха, 2-й і 3-й Тріоді. Пс. 50 і молитва «Спаси, Боже, людей Твоїх». На 1-ій, 3-ій, 4-ій, 5-ій, 6-ій, 7-ій піснях канон прп. На 2-ій – два канони Тріоді; на 8-ій та 9-ій – прп. і два Тріоді. Катавасія – ірмос останнього канону. По 3-ій – сідал. прп., по 6-ій – кондак-ікос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 </w:t>
      </w:r>
    </w:p>
    <w:p w:rsidR="00000000" w:rsidDel="00000000" w:rsidP="00000000" w:rsidRDefault="00000000" w:rsidRPr="00000000" w14:paraId="0000024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1, 19-31; 2, 1-3.</w:t>
      </w:r>
    </w:p>
    <w:p w:rsidR="00000000" w:rsidDel="00000000" w:rsidP="00000000" w:rsidRDefault="00000000" w:rsidRPr="00000000" w14:paraId="00000246">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4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p>
    <w:p w:rsidR="00000000" w:rsidDel="00000000" w:rsidP="00000000" w:rsidRDefault="00000000" w:rsidRPr="00000000" w14:paraId="0000024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Святого мученика Конона. </w:t>
      </w:r>
    </w:p>
    <w:p w:rsidR="00000000" w:rsidDel="00000000" w:rsidP="00000000" w:rsidRDefault="00000000" w:rsidRPr="00000000" w14:paraId="000002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мч., Сл., І нині: хрестобогородичний. Прокімен Тріоді: «Господи, Боже мій» і одне читання Тріоді: Бт. 1, 14-23, відтак другий прокімен: «Господи, Боже мій» і друге читання: Прип. 1, 20-33. «Сподоби, Господи». Стиховня Тріоді. По «Отче наш» – все за пісним уставом. </w:t>
      </w:r>
    </w:p>
    <w:p w:rsidR="00000000" w:rsidDel="00000000" w:rsidP="00000000" w:rsidRDefault="00000000" w:rsidRPr="00000000" w14:paraId="0000024B">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Велике Повечер’я з каноном св. Андрея Критського.</w:t>
      </w:r>
    </w:p>
    <w:p w:rsidR="00000000" w:rsidDel="00000000" w:rsidP="00000000" w:rsidRDefault="00000000" w:rsidRPr="00000000" w14:paraId="0000024C">
      <w:pPr>
        <w:spacing w:after="200" w:line="301"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4D">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3-го гласу. Катизми 3; сідальні: 1-й Октоїха, 2-й і 3-ій Тріоді. Пс. 50 і канон. На 3-ій, 8-ій, та 9-ій піснях – канон мч. та два Тріоді. На інших – тільки канон мч. Катавасія – ірмос останнього канону. По 3-ій – сідальний мч., по 6-ій – конд.-ікос мч.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24E">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2, 3-11.</w:t>
      </w:r>
    </w:p>
    <w:p w:rsidR="00000000" w:rsidDel="00000000" w:rsidP="00000000" w:rsidRDefault="00000000" w:rsidRPr="00000000" w14:paraId="000002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25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Святих сорока двох мучеників, що в Аморії. </w:t>
      </w:r>
    </w:p>
    <w:p w:rsidR="00000000" w:rsidDel="00000000" w:rsidP="00000000" w:rsidRDefault="00000000" w:rsidRPr="00000000" w14:paraId="0000025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(творимо </w:t>
      </w:r>
      <w:r w:rsidDel="00000000" w:rsidR="00000000" w:rsidRPr="00000000">
        <w:rPr>
          <w:rFonts w:ascii="Times New Roman" w:cs="Times New Roman" w:eastAsia="Times New Roman" w:hAnsi="Times New Roman"/>
          <w:b w:val="1"/>
          <w:i w:val="1"/>
          <w:rtl w:val="0"/>
        </w:rPr>
        <w:t xml:space="preserve">3 малих поклони:</w:t>
      </w:r>
      <w:r w:rsidDel="00000000" w:rsidR="00000000" w:rsidRPr="00000000">
        <w:rPr>
          <w:rFonts w:ascii="Times New Roman" w:cs="Times New Roman" w:eastAsia="Times New Roman" w:hAnsi="Times New Roman"/>
          <w:i w:val="1"/>
          <w:rtl w:val="0"/>
        </w:rPr>
        <w:t xml:space="preserve"> на «Прийдіте, поклонімся», «Алилуя», що після передпочаткового псалма кожної катизми, та «Хай буде ім’я Господнє»; </w:t>
      </w:r>
      <w:r w:rsidDel="00000000" w:rsidR="00000000" w:rsidRPr="00000000">
        <w:rPr>
          <w:rFonts w:ascii="Times New Roman" w:cs="Times New Roman" w:eastAsia="Times New Roman" w:hAnsi="Times New Roman"/>
          <w:b w:val="1"/>
          <w:i w:val="1"/>
          <w:rtl w:val="0"/>
        </w:rPr>
        <w:t xml:space="preserve">3 великих поклони</w:t>
      </w:r>
      <w:r w:rsidDel="00000000" w:rsidR="00000000" w:rsidRPr="00000000">
        <w:rPr>
          <w:rFonts w:ascii="Times New Roman" w:cs="Times New Roman" w:eastAsia="Times New Roman" w:hAnsi="Times New Roman"/>
          <w:i w:val="1"/>
          <w:rtl w:val="0"/>
        </w:rPr>
        <w:t xml:space="preserve"> – на «Світло Христове», по закінченні «Хай направиться» і після перенесення св. Дарів): </w:t>
      </w:r>
      <w:r w:rsidDel="00000000" w:rsidR="00000000" w:rsidRPr="00000000">
        <w:rPr>
          <w:rFonts w:ascii="Times New Roman" w:cs="Times New Roman" w:eastAsia="Times New Roman" w:hAnsi="Times New Roman"/>
          <w:rtl w:val="0"/>
        </w:rPr>
        <w:t xml:space="preserve">катизма 18. На «Господи, взиваю» 10 стихир: 6 Тріоді та 4 мчч., Сл., І нині: богород. за гласом «Слава». Прокімен: «Ти, Господи, захорониш нас», читання: Бт. 1, 24-2, 3; друге читання: «Зглянься і вислухай», читання: Прип. 2, 1-22. Далі – Літургія Передосвячених Дарів за чином. </w:t>
      </w:r>
    </w:p>
    <w:p w:rsidR="00000000" w:rsidDel="00000000" w:rsidP="00000000" w:rsidRDefault="00000000" w:rsidRPr="00000000" w14:paraId="00000254">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Велике Повечер’я з каноном св. Андрея Критського. </w:t>
      </w:r>
    </w:p>
    <w:p w:rsidR="00000000" w:rsidDel="00000000" w:rsidP="00000000" w:rsidRDefault="00000000" w:rsidRPr="00000000" w14:paraId="0000025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3-го гласу. Катизми 3; сідальні: 1-й Октоїха, 2-й і 3-й Тріоді. Пс. 50 і канон. На 4-ій, 8-ій, та 9-ій – канон мчч. та два Тріоді. На інших – тільки канон мчч. Катавасією по 3-ій, 4-ій, 6-ій, 8-ій та 9-ій піснях – ірмос останнього канону. По 3-ій – сідальний мчч., по 6-ій – кондак-ікос мчч.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2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2, 11-21.</w:t>
      </w:r>
    </w:p>
    <w:p w:rsidR="00000000" w:rsidDel="00000000" w:rsidP="00000000" w:rsidRDefault="00000000" w:rsidRPr="00000000" w14:paraId="0000025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p>
    <w:p w:rsidR="00000000" w:rsidDel="00000000" w:rsidP="00000000" w:rsidRDefault="00000000" w:rsidRPr="00000000" w14:paraId="000002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Святих священномучеників, що були єпископами в Херсоні: Василія, Єфрема, Капітона, Євгенія, Етерія й інших. Блаженного священномученика Леоніда-Леонтія Федорова.</w:t>
      </w:r>
    </w:p>
    <w:p w:rsidR="00000000" w:rsidDel="00000000" w:rsidP="00000000" w:rsidRDefault="00000000" w:rsidRPr="00000000" w14:paraId="000002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свщмчч., Сл., І нині: богород. за гласом «Слава». Прокімен Тріоді: «Господи, Боже мій» і одне читання Тріоді: Бт. 2, 4-19, відтак другий прокімен: «Господи, Боже мій» і друге читання: Прип. 3, 1-18. «Сподоби, Господи». Стиховня Тріоді. По «Отче наш» – все за пісним уставом.</w:t>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D">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Велике Повечер’я з каноном св. Андрея Критського.</w:t>
      </w:r>
    </w:p>
    <w:p w:rsidR="00000000" w:rsidDel="00000000" w:rsidP="00000000" w:rsidRDefault="00000000" w:rsidRPr="00000000" w14:paraId="0000025E">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3-го гласу. Катизми 3; сідальні: 1-й Октоїха, 2-й і 3-ій Тріоді. Пс. 50 і канон. На 5-ій, 8-ій, та 9-ій піснях – канон свщмчч. та два Тріоді. На інших – тільки канон свщмчч. Катавасія – ірмос останнього канону. По 3-ій – сідальний свщмчч., по 6-ій – конд.-ікос свщмчч.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3, 1-14.</w:t>
      </w:r>
    </w:p>
    <w:p w:rsidR="00000000" w:rsidDel="00000000" w:rsidP="00000000" w:rsidRDefault="00000000" w:rsidRPr="00000000" w14:paraId="0000026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2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Влкмч. Теодора Тирона. Преподобного отця нашого й ісповідника Теофілакта, єпископа Нікомидійського. </w:t>
      </w:r>
    </w:p>
    <w:p w:rsidR="00000000" w:rsidDel="00000000" w:rsidP="00000000" w:rsidRDefault="00000000" w:rsidRPr="00000000" w14:paraId="000002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(доземні поклони чинимо по «Світло Христове», по закінченні «Хай направиться» і «Нині сили небесні»). </w:t>
      </w:r>
      <w:r w:rsidDel="00000000" w:rsidR="00000000" w:rsidRPr="00000000">
        <w:rPr>
          <w:rFonts w:ascii="Times New Roman" w:cs="Times New Roman" w:eastAsia="Times New Roman" w:hAnsi="Times New Roman"/>
          <w:rtl w:val="0"/>
        </w:rPr>
        <w:t xml:space="preserve">Катизма 18. На «Господи, взиваю» 10 стихир: 2 Тріоді та 4 Октоїха, 4 влкмч., Сл.: влкмч., І нині: догмат 3-го гласу. Прокімен: «Хай Господь вислухає тебе», читання: Бт. 2, 20 – 3, 20; друге читання: «Вознесися, Господи», читання: Прип. 3, 19-34. Далі - за чином Літургія Передосвячених Дарів.</w:t>
      </w:r>
    </w:p>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7">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На Малому Повечер’ї у п’ятницю ввечері поклонів не творимо.</w:t>
      </w:r>
    </w:p>
    <w:p w:rsidR="00000000" w:rsidDel="00000000" w:rsidP="00000000" w:rsidRDefault="00000000" w:rsidRPr="00000000" w14:paraId="0000026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(2), Сл., І нині: богород. неділ. за гласом тропаря влкмч. Катизми черг., 1 сідал. Октоїха; 2 сідал. Тріоді. Пс. 50. Канон храму і влкмч. Теодора. Катавасія після кожної пісні – «Відкрию уста». По 3-ій – сідал. влкмч. По 6-ій – конд.-ікос влкмч.; по 9-ій – світильний влкмч. На Хвалитних 4 стихири влкмч., Сл.: влкмч., І нині: богород. Мале славослов’я. Стиховня влкмч. По «Отче наш»: тропар влкмч., Сл., І нині: богород. з воскрес за гласом тропаря влкмч. Відпуст великий з помин. усього тижня і влкмч.</w:t>
      </w:r>
    </w:p>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часах тропар і кондак влкмч.</w:t>
      </w:r>
    </w:p>
    <w:p w:rsidR="00000000" w:rsidDel="00000000" w:rsidP="00000000" w:rsidRDefault="00000000" w:rsidRPr="00000000" w14:paraId="0000026C">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 </w:t>
      </w:r>
      <w:r w:rsidDel="00000000" w:rsidR="00000000" w:rsidRPr="00000000">
        <w:rPr>
          <w:rFonts w:ascii="Times New Roman" w:cs="Times New Roman" w:eastAsia="Times New Roman" w:hAnsi="Times New Roman"/>
          <w:rtl w:val="0"/>
        </w:rPr>
        <w:t xml:space="preserve">вся Служба – влкмч. Теодора Тирона. Ап. і Єв. – дня і влкмч.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303 зач.; 1, 1-12. Єв. – Мр. 10 зач.; 2, 23 – 3, 5. </w:t>
      </w:r>
      <w:r w:rsidDel="00000000" w:rsidR="00000000" w:rsidRPr="00000000">
        <w:rPr>
          <w:rFonts w:ascii="Times New Roman" w:cs="Times New Roman" w:eastAsia="Times New Roman" w:hAnsi="Times New Roman"/>
          <w:i w:val="1"/>
          <w:rtl w:val="0"/>
        </w:rPr>
        <w:t xml:space="preserve">Влкмч.:</w:t>
      </w:r>
      <w:r w:rsidDel="00000000" w:rsidR="00000000" w:rsidRPr="00000000">
        <w:rPr>
          <w:rFonts w:ascii="Times New Roman" w:cs="Times New Roman" w:eastAsia="Times New Roman" w:hAnsi="Times New Roman"/>
          <w:rtl w:val="0"/>
        </w:rPr>
        <w:t xml:space="preserve"> Ап. – 2 Тим. 292 зач.; 2, 1-10. Єв. – Ів. 52 зач.; 15, 17 – 16, 2.</w:t>
      </w:r>
    </w:p>
    <w:p w:rsidR="00000000" w:rsidDel="00000000" w:rsidP="00000000" w:rsidRDefault="00000000" w:rsidRPr="00000000" w14:paraId="0000026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w:t>
      </w:r>
    </w:p>
    <w:p w:rsidR="00000000" w:rsidDel="00000000" w:rsidP="00000000" w:rsidRDefault="00000000" w:rsidRPr="00000000" w14:paraId="00000270">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9 </w:t>
      </w:r>
      <w:r w:rsidDel="00000000" w:rsidR="00000000" w:rsidRPr="00000000">
        <w:rPr>
          <w:rFonts w:ascii="Times New Roman" w:cs="Times New Roman" w:eastAsia="Times New Roman" w:hAnsi="Times New Roman"/>
          <w:i w:val="1"/>
          <w:color w:val="ff0000"/>
          <w:rtl w:val="0"/>
        </w:rPr>
        <w:t xml:space="preserve">Неділя 1-ша Великого посту, Православ'я. Глас 4. Єв. 4.</w:t>
      </w:r>
    </w:p>
    <w:p w:rsidR="00000000" w:rsidDel="00000000" w:rsidP="00000000" w:rsidRDefault="00000000" w:rsidRPr="00000000" w14:paraId="0000027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Святих сорока мучеників, замучених у Севастійському озері.</w:t>
      </w:r>
    </w:p>
    <w:p w:rsidR="00000000" w:rsidDel="00000000" w:rsidP="00000000" w:rsidRDefault="00000000" w:rsidRPr="00000000" w14:paraId="0000027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Вечірня: «Блажен муж». На «Господи взиваю» 10 стихир: 3 воскресних, 4 Тріоді і 3 мчч., Слава: Тріоді, І нині: богородичний-догмат 4-го гласу. Вхід. Прокімен дня і 3 читання мчч.: Іс. 43, 9-13; Муд. 3, 1-9; Муд. 5, 1-23; 6, 1-3. Стиховня мчч., Слава: мчч., І нині: богородичний з недільної стиховні за гласом наславника. По «Нині відпускаєш» – тропар мчч., Слава, і нині: богородичний недільний за голосом тропаря мчч. Великий відпуст з поминанням мчч.</w:t>
      </w:r>
    </w:p>
    <w:p w:rsidR="00000000" w:rsidDel="00000000" w:rsidP="00000000" w:rsidRDefault="00000000" w:rsidRPr="00000000" w14:paraId="0000027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 тропар воскресний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Слава: тропар мчч., І нині: Тріоді. Катизми чергові і сідальні воскресні. Полієлей. Величання мчч. «Ангельський хор». Іпакой 4-го гласу, сідальні мчч. Степенна і прокімен 4-го гласу. Єв. – Лк. 112 зач.; 24, 1-12. «Воскресіння Христове». Псалом 50. Слава: «Покаяння відкрий мені двері», І нині: «На спасення стежки» і т. д. Канон воскресний, мчч. і Тріоді. Катавасія Тріоді. Після 3 пісні – кондак і ікос мчч. Слава, І нині: сідальний Тріоді. Після 6 пісні – кондак і ікос Тріоді. На 9-ій пісні - «Чеснішу». Після 9 пісні «Свят Господь Бог» і світильний воскресний, Слава: світильний мчч., І нині: світильний Тріоді. На Хвалитних: 5 стихир воскресних і 3 Тріоді, потім стих «Воскресни Господи Боже мій…» і самогласний Тріоді, Слава: Тріоді, І нині: Преблагословенна. По Великому славослів’ї - тропар “Воскресши із гробу”. Після відпусту - стихира євангельська.</w:t>
      </w:r>
    </w:p>
    <w:p w:rsidR="00000000" w:rsidDel="00000000" w:rsidP="00000000" w:rsidRDefault="00000000" w:rsidRPr="00000000" w14:paraId="0000027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тропар воскресний. «Слава» – тропарі свята і мчч. поперемінно. Кондаки: на 1-му -  воскресний, на 3-му - і 9-му - мчч., на 6-му - Тріоді.</w:t>
      </w:r>
    </w:p>
    <w:p w:rsidR="00000000" w:rsidDel="00000000" w:rsidP="00000000" w:rsidRDefault="00000000" w:rsidRPr="00000000" w14:paraId="0000027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 </w:t>
      </w:r>
      <w:r w:rsidDel="00000000" w:rsidR="00000000" w:rsidRPr="00000000">
        <w:rPr>
          <w:rFonts w:ascii="Times New Roman" w:cs="Times New Roman" w:eastAsia="Times New Roman" w:hAnsi="Times New Roman"/>
          <w:color w:val="ff0000"/>
          <w:rtl w:val="0"/>
        </w:rPr>
        <w:t xml:space="preserve">антифони воскресні. По вході – тропар воскресний, тропар Тріоді, тропар мчч., кондак воскресний, Слава: кондак мчч., І нині: кондак свята. Прокімен і алилуя - неділі Православ’я і мчч.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Євр. 329 зач.; 11, 24-26. 32-12, 2. Єв. – Ів. 5 зач.; 1, 43-51. </w:t>
      </w:r>
      <w:r w:rsidDel="00000000" w:rsidR="00000000" w:rsidRPr="00000000">
        <w:rPr>
          <w:rFonts w:ascii="Times New Roman" w:cs="Times New Roman" w:eastAsia="Times New Roman" w:hAnsi="Times New Roman"/>
          <w:i w:val="1"/>
          <w:color w:val="ff0000"/>
          <w:rtl w:val="0"/>
        </w:rPr>
        <w:t xml:space="preserve">Мчч.:</w:t>
      </w:r>
      <w:r w:rsidDel="00000000" w:rsidR="00000000" w:rsidRPr="00000000">
        <w:rPr>
          <w:rFonts w:ascii="Times New Roman" w:cs="Times New Roman" w:eastAsia="Times New Roman" w:hAnsi="Times New Roman"/>
          <w:color w:val="ff0000"/>
          <w:rtl w:val="0"/>
        </w:rPr>
        <w:t xml:space="preserve"> Ап. – Євр. 331 зач., 12, 1-10. Єв. – Мт. 80 зач., 20, 1-16. Замість «Достойно» – «Тобою радується». Причасний Неділі Православ’я і мчч.</w:t>
      </w:r>
    </w:p>
    <w:p w:rsidR="00000000" w:rsidDel="00000000" w:rsidP="00000000" w:rsidRDefault="00000000" w:rsidRPr="00000000" w14:paraId="0000027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p>
    <w:p w:rsidR="00000000" w:rsidDel="00000000" w:rsidP="00000000" w:rsidRDefault="00000000" w:rsidRPr="00000000" w14:paraId="0000027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Тиждень 2-ий Великого посту.</w:t>
        <w:br w:type="textWrapping"/>
        <w:t xml:space="preserve"> Святого мученика Кодрата і тих, що з ним: Кипріана, Ніки, Галини та інших. </w:t>
      </w:r>
    </w:p>
    <w:p w:rsidR="00000000" w:rsidDel="00000000" w:rsidP="00000000" w:rsidRDefault="00000000" w:rsidRPr="00000000" w14:paraId="0000027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немає. На «Господи, взиваю» 10 стихир: 4 покаянні Октоїха </w:t>
      </w:r>
      <w:r w:rsidDel="00000000" w:rsidR="00000000" w:rsidRPr="00000000">
        <w:rPr>
          <w:rFonts w:ascii="Times New Roman" w:cs="Times New Roman" w:eastAsia="Times New Roman" w:hAnsi="Times New Roman"/>
          <w:i w:val="1"/>
          <w:rtl w:val="0"/>
        </w:rPr>
        <w:t xml:space="preserve">(2 – із стиховні Вечірні і 2 – із стиховні Утрені)</w:t>
      </w:r>
      <w:r w:rsidDel="00000000" w:rsidR="00000000" w:rsidRPr="00000000">
        <w:rPr>
          <w:rFonts w:ascii="Times New Roman" w:cs="Times New Roman" w:eastAsia="Times New Roman" w:hAnsi="Times New Roman"/>
          <w:rtl w:val="0"/>
        </w:rPr>
        <w:t xml:space="preserve">, 3 Тріоді та 3 мч., Сл., І нині: богород. за гласом Сл. Вхід. Великий прокімен «Дав єси спадкоємство». «Сподоби, Господи». Стиховня Тріоді. По «Отче наш» співаємо три тропарі з поклонами, а «Під твою милість» без поклону. «Господи, помилуй» (40) й інше – як у Часослові, тільки до кінця 3-го вел. поклону молитви св. Єфрема і одразу «Слава Тобі, Христе Боже». Відпуст з помин. дня і мч.</w:t>
      </w:r>
    </w:p>
    <w:p w:rsidR="00000000" w:rsidDel="00000000" w:rsidP="00000000" w:rsidRDefault="00000000" w:rsidRPr="00000000" w14:paraId="000002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4-го гласу. Катизми 3; сідал.: 1-й Октоїха, 2-й і 3-й Тріоді. Пс. 50. Канон мч. і два Тріоді, які переплітаються із біблійними піснями: на 1-ій, 8-ій, і 9-ій піснях – канон мч. і два канони Тріоді. Катавасією по 1-ій, 3-ій, 6-ій, 8-ій та 9-ій піснях буде ірмос останнього канону. На 3-ій, 4-ій, 5-ій, 6-ій і 7-ій – канон мч. По 3-ій – сідал. мч., по 6-ій – конд.-ікос мч. По 9-ій – «Достойно» і по єктенії – світил. гласу. Перед малим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4, 2-6; 5, 1-7.</w:t>
      </w:r>
    </w:p>
    <w:p w:rsidR="00000000" w:rsidDel="00000000" w:rsidP="00000000" w:rsidRDefault="00000000" w:rsidRPr="00000000" w14:paraId="0000027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2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Святого отця нашого Софронія, патріарха Єрусалимського. </w:t>
      </w:r>
    </w:p>
    <w:p w:rsidR="00000000" w:rsidDel="00000000" w:rsidP="00000000" w:rsidRDefault="00000000" w:rsidRPr="00000000" w14:paraId="000002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свт., Сл., І нині: богород. за гл. Сл. Прокімен Тріоді: «Господь могутній» і одне читання Тріоді: Бт. 3, 21– 4, 7, відтак другий прокімен: «Зглянься» і друге читання: Прип. 3, 34 – 4, 22. «Сподоби, Господи». Стиховня Тріоді. По «Отче наш» все, як у Часослові.</w:t>
      </w:r>
    </w:p>
    <w:p w:rsidR="00000000" w:rsidDel="00000000" w:rsidP="00000000" w:rsidRDefault="00000000" w:rsidRPr="00000000" w14:paraId="000002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4-го гласу. Катизми 3; сідал.: 1-й Октоїха, 2-й і 3-й Тріоді. Пс. 50 і канон. На 1-ій, 3-ій, 4-ій, 5-ій, 6-ій, 7-ій піснях канон свт. На 2-ій – два канони Тріоді; на 8-ій та 9-ій – свт. і два Тріоді. Катавасією буде завжди ірмос останнього канону. По 3-ій – сідал. свт., по 6-ій – конд.-ікос свт.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2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5, 7-16.</w:t>
      </w:r>
    </w:p>
    <w:p w:rsidR="00000000" w:rsidDel="00000000" w:rsidP="00000000" w:rsidRDefault="00000000" w:rsidRPr="00000000" w14:paraId="000002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p>
    <w:p w:rsidR="00000000" w:rsidDel="00000000" w:rsidP="00000000" w:rsidRDefault="00000000" w:rsidRPr="00000000" w14:paraId="000002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Преподобного отця нашого й ісповідника Теофана Сигріанського. Святого отця нашого Григорія Двоєслова, папи Римського. </w:t>
      </w:r>
    </w:p>
    <w:p w:rsidR="00000000" w:rsidDel="00000000" w:rsidP="00000000" w:rsidRDefault="00000000" w:rsidRPr="00000000" w14:paraId="000002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прп., Сл., І нині: богород. за гл. Сл. Прокімен Тріоді: «Спаси, Господи» і одне читання Тріоді: Бт. 4, 8-15, відтак другий прокімен: «Господь народові» і  друге читання: Прип. 5, 1-15. «Сподоби, Господи». Стиховня Тріоді. По «Отче наш» – все, як у Часослові. </w:t>
      </w:r>
    </w:p>
    <w:p w:rsidR="00000000" w:rsidDel="00000000" w:rsidP="00000000" w:rsidRDefault="00000000" w:rsidRPr="00000000" w14:paraId="00000289">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4-го гласу. Катизми 3; сідал.: 1-й Октоїха, 2-й і 3-й Тріоді. Пс. 50 і канон. На 3-ій, 8-ій, та 9-ій піснях – канон прп. та два Тріоді. На інших – тільки канон прп. Катавасією по 3-ій, 6-ій, 8-ій та 9-ій піснях буде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5, 16-25.</w:t>
      </w:r>
    </w:p>
    <w:p w:rsidR="00000000" w:rsidDel="00000000" w:rsidP="00000000" w:rsidRDefault="00000000" w:rsidRPr="00000000" w14:paraId="0000028D">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8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p>
    <w:p w:rsidR="00000000" w:rsidDel="00000000" w:rsidP="00000000" w:rsidRDefault="00000000" w:rsidRPr="00000000" w14:paraId="000002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Перенесення мощів святого отця нашого Никифора, патріарха Царгородського. </w:t>
      </w:r>
    </w:p>
    <w:p w:rsidR="00000000" w:rsidDel="00000000" w:rsidP="00000000" w:rsidRDefault="00000000" w:rsidRPr="00000000" w14:paraId="000002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катизма чергова. На «Господи, взиваю» 10 стихир: 6 Тріоді та 4 свт., Сл., І нині: богород. на глас Сл. Прокімен: «Веселіться у Господі», читання: Бт. 4, 16-26; другий прокімен: «Будь, Господи», читання: Прип. 5, 16- 6, 3. Далі - за чином Літургія Передосвячених дарів.  </w:t>
      </w:r>
    </w:p>
    <w:p w:rsidR="00000000" w:rsidDel="00000000" w:rsidP="00000000" w:rsidRDefault="00000000" w:rsidRPr="00000000" w14:paraId="000002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4-го гласу. Катизми 3; сідал.: 1-й – Октоїха, 2-й і 3-й – Тріоді. Пс. 50 і канон. На 4-ій, 8-ій, та 9-ій – канон свт. та два Тріоді. На інших – тільки канон свт. Катавасією буде завжди ірмос останнього канону. По 3-ій – сідал. свт., по 6-ій – конд.-ікос свт.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93">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4">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6, 1-12.</w:t>
      </w:r>
    </w:p>
    <w:p w:rsidR="00000000" w:rsidDel="00000000" w:rsidP="00000000" w:rsidRDefault="00000000" w:rsidRPr="00000000" w14:paraId="0000029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p>
    <w:p w:rsidR="00000000" w:rsidDel="00000000" w:rsidP="00000000" w:rsidRDefault="00000000" w:rsidRPr="00000000" w14:paraId="000002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Преподобного отця нашого Венедикта. </w:t>
      </w:r>
    </w:p>
    <w:p w:rsidR="00000000" w:rsidDel="00000000" w:rsidP="00000000" w:rsidRDefault="00000000" w:rsidRPr="00000000" w14:paraId="000002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3 прп., Сл., І нині: богород. на глас Сл. Прокімен Тріоді: «Господи, на небі» і одне читання Тріоді: Бт. 5, 1-24, відтак другий прокімен: «Надійся на Господа» і друге читання: Прип. 6, 3-20. «Сподоби, Господи». Стиховня Тріоді. По «Отче наш» – все, як у Часослові. </w:t>
      </w:r>
    </w:p>
    <w:p w:rsidR="00000000" w:rsidDel="00000000" w:rsidP="00000000" w:rsidRDefault="00000000" w:rsidRPr="00000000" w14:paraId="000002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4-го гласу. Катизми 3; сідал.: 1-ий Октоїха, 2-ий і 3-ій Тріоді. Пс. 50 і канон. На 5-ій, 8-ій, та 9-ій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Сл, І нині: звич. богород. за гласом Сл. «Добре воно» (2). По «Отче наш»: тропар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2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7, 1-14.</w:t>
      </w:r>
    </w:p>
    <w:p w:rsidR="00000000" w:rsidDel="00000000" w:rsidP="00000000" w:rsidRDefault="00000000" w:rsidRPr="00000000" w14:paraId="0000029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2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Субота заупокійна.</w:t>
      </w:r>
    </w:p>
    <w:p w:rsidR="00000000" w:rsidDel="00000000" w:rsidP="00000000" w:rsidRDefault="00000000" w:rsidRPr="00000000" w14:paraId="000002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Агапія і з ним шести мучеників.</w:t>
      </w:r>
    </w:p>
    <w:p w:rsidR="00000000" w:rsidDel="00000000" w:rsidP="00000000" w:rsidRDefault="00000000" w:rsidRPr="00000000" w14:paraId="000002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10 стихир: 2 Тріоді, 4 Октоїха і 4 мч., Сл.: покойний Октоїха, І нині: богородичний-догмат 4-го гласу. Прокімен: «Милість Твоя», читання: Бт. 5, 32 - 6, 1- 8; «Я мовив», читання: Прип. 6, 20 -35, - 7, 1. Далі - за чином Літургія Передосвячених Дарів. </w:t>
      </w:r>
    </w:p>
    <w:p w:rsidR="00000000" w:rsidDel="00000000" w:rsidP="00000000" w:rsidRDefault="00000000" w:rsidRPr="00000000" w14:paraId="000002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мч. Від 6-ї пісні, залишивши канони храму та Октоїха, співаємо канон прп. та канон (чотирипіснець) Тріоді. Катавасія: по 3-ій, 6-ій, 7-ій, 8-ій  та 9-ій піснях – ірмос останнього канону; по інших – Тріоді. По 3-ій – сідал. мч., Сл.: І нині: його богород.; по 6-ій – конд.-ікос заупокійний; по 9-ій – світильний Октоїха. Хвалитні: мученичі стихири Октоїха – 4, Сл.: за усопших,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 </w:t>
      </w:r>
    </w:p>
    <w:p w:rsidR="00000000" w:rsidDel="00000000" w:rsidP="00000000" w:rsidRDefault="00000000" w:rsidRPr="00000000" w14:paraId="000002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дня, Сл: тропар «Пом’яни, Господи»; кондак «Зо святими упокой». </w:t>
      </w:r>
    </w:p>
    <w:p w:rsidR="00000000" w:rsidDel="00000000" w:rsidP="00000000" w:rsidRDefault="00000000" w:rsidRPr="00000000" w14:paraId="000002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 </w:t>
      </w:r>
      <w:r w:rsidDel="00000000" w:rsidR="00000000" w:rsidRPr="00000000">
        <w:rPr>
          <w:rFonts w:ascii="Times New Roman" w:cs="Times New Roman" w:eastAsia="Times New Roman" w:hAnsi="Times New Roman"/>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309 зач.; 3, 12-16. Єв. – Мр. 6 зач.; 1, 35-44.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Сол. 270 зач.; 4, 13-17. Єв. – Ів. 16 зач.; 5, 24-30. Все інше – дня і усопшим.</w:t>
      </w:r>
    </w:p>
    <w:p w:rsidR="00000000" w:rsidDel="00000000" w:rsidP="00000000" w:rsidRDefault="00000000" w:rsidRPr="00000000" w14:paraId="000002A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A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2A8">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16 </w:t>
      </w:r>
      <w:r w:rsidDel="00000000" w:rsidR="00000000" w:rsidRPr="00000000">
        <w:rPr>
          <w:rFonts w:ascii="Times New Roman" w:cs="Times New Roman" w:eastAsia="Times New Roman" w:hAnsi="Times New Roman"/>
          <w:i w:val="1"/>
          <w:color w:val="ff0000"/>
          <w:rtl w:val="0"/>
        </w:rPr>
        <w:t xml:space="preserve">Неділя 2-га Великого посту. Глас 5. Єв. 5.</w:t>
      </w:r>
    </w:p>
    <w:p w:rsidR="00000000" w:rsidDel="00000000" w:rsidP="00000000" w:rsidRDefault="00000000" w:rsidRPr="00000000" w14:paraId="000002A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Савина й Папи. </w:t>
      </w:r>
    </w:p>
    <w:p w:rsidR="00000000" w:rsidDel="00000000" w:rsidP="00000000" w:rsidRDefault="00000000" w:rsidRPr="00000000" w14:paraId="000002A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6 воскрес., 4 мчч., Сл., І нині: догмат 5-го гласу. Прокімен дня. Стиховня воскресна. По «Отче наш»: тропар воскресний, Сл.: тропар прп., І нині: богород. з неділ. за гласом «Слава». Відпуст великий з помин. неділ. і мчч. </w:t>
      </w:r>
    </w:p>
    <w:p w:rsidR="00000000" w:rsidDel="00000000" w:rsidP="00000000" w:rsidRDefault="00000000" w:rsidRPr="00000000" w14:paraId="000002A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 мчч., І нині: богород. з неділ. за гласом тропаря мчч. Катизми черг., сідальні неділ. «Ангельський собор», іпакой, степенна і прокімен 5-го гласу. Єв. – Лк. зач. 113; 24, 12-35. «Воскресіння Христове». Пс. 50, стихира Слава: «Покаяння відкрий мені двері», І нині: «На спасення стежки» і т. д. Канон воскресний, Тріоді і мчч. Рядова катавасія – «Відкрию уста мої». По 3-ій пісні – кондак-ікос воскресний і прп., Сл.: сідальний прп., І нині: його богородичний; по 6-ій – кондак-ікос Тріоді. На 9-ій пісні – «Чеснішу». По 9-ій – «Свят Господь Бог наш» (3)</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світильний неділ., Сл.: світил. прп., І нині: богород.  Хвалитних стихир – 9: 8 воскрес., одна Тріоді з приспівом «Воскресни, Господи Боже мій», Сл.: та сама стихира; І нині: «Преблагословенна». По вел. славослов’ї тропар «Сьогодні спасіння світу». Відпуст великий з помин. неділ. і мчч. </w:t>
      </w:r>
    </w:p>
    <w:p w:rsidR="00000000" w:rsidDel="00000000" w:rsidP="00000000" w:rsidRDefault="00000000" w:rsidRPr="00000000" w14:paraId="000002A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часах: тропар воскрес., Сл.: на 3-му та 9-му – тропар мчч.; на 6-му – храму. Кондаки: на 1-му та 9-му – Тріоді; на 3-му – мчч.; на 6-му – храму. </w:t>
      </w:r>
    </w:p>
    <w:p w:rsidR="00000000" w:rsidDel="00000000" w:rsidP="00000000" w:rsidRDefault="00000000" w:rsidRPr="00000000" w14:paraId="000002A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Сл.: кондак воскрес., І нині: богород. Прокімен, алилуя – неділі. Ап. – Євр. 304 зач.; 1,10 – 2, 3. Єв. – Мр. 7 зач.; 2, 1-12. Замість «Достойно» - «Тобою радується». Причасний «Хваліте».</w:t>
      </w:r>
    </w:p>
    <w:p w:rsidR="00000000" w:rsidDel="00000000" w:rsidP="00000000" w:rsidRDefault="00000000" w:rsidRPr="00000000" w14:paraId="000002A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2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p>
    <w:p w:rsidR="00000000" w:rsidDel="00000000" w:rsidP="00000000" w:rsidRDefault="00000000" w:rsidRPr="00000000" w14:paraId="000002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Тиждень 3-ий Великого посту. </w:t>
      </w:r>
    </w:p>
    <w:p w:rsidR="00000000" w:rsidDel="00000000" w:rsidP="00000000" w:rsidRDefault="00000000" w:rsidRPr="00000000" w14:paraId="000002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Олексія, чоловіка Божого. </w:t>
      </w:r>
    </w:p>
    <w:p w:rsidR="00000000" w:rsidDel="00000000" w:rsidP="00000000" w:rsidRDefault="00000000" w:rsidRPr="00000000" w14:paraId="000002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немає. На «Господи, взиваю» – 10 стихир: 4 покаянні Октоїха: (2 із стиховні Вечірні і 2 із стиховні Утрені), 3 Тріоді, та 3 прп., Сл., І нині: богород. Вхід, великий прокімен, глас 8 «Не відверни лиця Твого». «Сподоби, Господи». Стиховня Тріоді. По «Нині відпускаєш» співаємо 3 тропарі з поклонами, а «Під Твою милість» без поклону. «Господи, помилуй» (40) й інше, як у Часослові аж до кінця 3-го великого поклону молитви св. Єфрема і відразу «Слава Тобі, Христе Боже» та відпуст дня з помин. прп.­ </w:t>
      </w:r>
    </w:p>
    <w:p w:rsidR="00000000" w:rsidDel="00000000" w:rsidP="00000000" w:rsidRDefault="00000000" w:rsidRPr="00000000" w14:paraId="000002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5-го гласу. Катизми 3; сідальні: 1-й Октоїха, 2-й і 3-й Тріоді. Пс. 50 і молитва «Спаси, Боже, людей Твоїх». Канон прп. і Тріоді, які переплітаються із біблійними піснями: на 1-ій, 8-ій, і 9-ій піснях – канон прп. і два канони Тріоді. Катавасія по 1-ій, 3-ій, 6-ій, 8-ій та 9-ій – ірмос останнього канону. На 3-ій, 4-ій, 5-ій, 6-ій і 7-ій – канон прп. По 3-ій – сідал.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2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8, 13-22; 9, 1-7.</w:t>
      </w:r>
    </w:p>
    <w:p w:rsidR="00000000" w:rsidDel="00000000" w:rsidP="00000000" w:rsidRDefault="00000000" w:rsidRPr="00000000" w14:paraId="000002B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2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отця нашого Кирила, архиєпископа Єрусалимського. </w:t>
      </w:r>
    </w:p>
    <w:p w:rsidR="00000000" w:rsidDel="00000000" w:rsidP="00000000" w:rsidRDefault="00000000" w:rsidRPr="00000000" w14:paraId="000002B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свт., Сл., І нині: богород. Прокімен: «У Бозі похвалимось» і одне читання Тріоді: Бт. 6, 9-22 відтак другий прокімен: «Пом’яну» і друге читання: Прип. 8, 1 –  21; «Сподоби, Господи». Стиховня Тріоді. По «Отче наш» - все за пісним уставом. </w:t>
      </w:r>
    </w:p>
    <w:p w:rsidR="00000000" w:rsidDel="00000000" w:rsidP="00000000" w:rsidRDefault="00000000" w:rsidRPr="00000000" w14:paraId="000002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5-го гласу. Катизми 3; сідальні: 1-й Октоїха, 2-й і 3-й Тріоді. Пс. 50 і молитва «Спаси, Боже, людей Твоїх». На 1-ій, 3-ій, 4-ій, 5-ій, 6-ій, 7-ій піснях канон свт. На 2-ій – два канони Тріоді; на 8-ій та 9-ій – свт. і два Тріоді. Катавасія – ірмос останнього канону. По 3-ій – сідал. свт.,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 </w:t>
      </w:r>
    </w:p>
    <w:p w:rsidR="00000000" w:rsidDel="00000000" w:rsidP="00000000" w:rsidRDefault="00000000" w:rsidRPr="00000000" w14:paraId="000002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9, 8-20; 10, 1-4.</w:t>
      </w:r>
    </w:p>
    <w:p w:rsidR="00000000" w:rsidDel="00000000" w:rsidP="00000000" w:rsidRDefault="00000000" w:rsidRPr="00000000" w14:paraId="000002BC">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B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2B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Святих мучеників Хризанта й Дарії.</w:t>
      </w:r>
    </w:p>
    <w:p w:rsidR="00000000" w:rsidDel="00000000" w:rsidP="00000000" w:rsidRDefault="00000000" w:rsidRPr="00000000" w14:paraId="000002C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Тріоді і 3 мчч., Сл., І нині: богород. «Світло тихе». Прокімен: «Великий Господь», читання: Бт. 7, 1-7; другий прокімен: «Уста мої», читання: Прип. 8, 32 – 9, 11. «Сподоби, Господи». Стиховня Тріоді. По «Отче наш» все, як у Часослові. </w:t>
      </w:r>
    </w:p>
    <w:p w:rsidR="00000000" w:rsidDel="00000000" w:rsidP="00000000" w:rsidRDefault="00000000" w:rsidRPr="00000000" w14:paraId="000002C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 5-го гласу. Катизми 3; сідал.: 1-й Октоїха, 2-й і 3-й Тріоді. Пс. 50 і канон. На 3-ій, 8-ій, та 9-ій піснях – канон мчч. та два Тріоді. На інших – тільки канон мчч. Катавасією по 3-ій, 6-ій, 8-ій та 9-ій піснях буде ірмос останнього канону. По 3-ій – сідал. мчч., по 6-ій – конд.-ікос мчч.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10, 12-20.</w:t>
      </w:r>
    </w:p>
    <w:p w:rsidR="00000000" w:rsidDel="00000000" w:rsidP="00000000" w:rsidRDefault="00000000" w:rsidRPr="00000000" w14:paraId="000002C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2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Преподобних отців наших, яких убили сарацини в обителі Святого Сави. </w:t>
      </w:r>
    </w:p>
    <w:p w:rsidR="00000000" w:rsidDel="00000000" w:rsidP="00000000" w:rsidRDefault="00000000" w:rsidRPr="00000000" w14:paraId="000002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«Господи, взиваю» 10 стихир: 6 Тріоді та 4 прпп., Сл., І нині: богород. на глас Сл. Прокімен: «Надіюся на ласку Божу», читання: Бт. 7, 6-9; другий прокімен: «Коли Бог поверне», читання: Прип. 9, 12-18. Далі - за чином Літургія Передосвячених дарів. </w:t>
      </w:r>
    </w:p>
    <w:p w:rsidR="00000000" w:rsidDel="00000000" w:rsidP="00000000" w:rsidRDefault="00000000" w:rsidRPr="00000000" w14:paraId="000002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 5-го гласу. Катизми 3; сідал.: 1-й – Октоїха, 2-й і 3-й – Тріоді. Пс. 50 і канон. На 4-ій, 8-ій, та 9-ій – канон прпп. та два Тріоді. На інших – тільки канон прпп. Катавасією буде завжди ірмос останнього канону. По 3-ій – сідал. прпп., по 6-ій – конд.-ікос прпп.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2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11, 10-16; 12, 1-2.</w:t>
      </w:r>
    </w:p>
    <w:p w:rsidR="00000000" w:rsidDel="00000000" w:rsidP="00000000" w:rsidRDefault="00000000" w:rsidRPr="00000000" w14:paraId="000002C9">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p>
    <w:p w:rsidR="00000000" w:rsidDel="00000000" w:rsidP="00000000" w:rsidRDefault="00000000" w:rsidRPr="00000000" w14:paraId="000002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Преподобного отця нашого й ісповідника Якова, єпископа Катанського. </w:t>
      </w:r>
    </w:p>
    <w:p w:rsidR="00000000" w:rsidDel="00000000" w:rsidP="00000000" w:rsidRDefault="00000000" w:rsidRPr="00000000" w14:paraId="000002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Тріоді і 3 прп., Сл., І нині: богород. Прокімен Тріоді: «Помилуй мене» і одне читання Тріоді: Бт. 7, 11 – 8, 3, відтак другий прокімен: «Помилуй мене» і друге читання: Прип. 10, 1-22. Стиховня Тріоді. По «Отче наш» все, як у Часослові. Відпуст з помин. дня і прп. </w:t>
      </w:r>
    </w:p>
    <w:p w:rsidR="00000000" w:rsidDel="00000000" w:rsidP="00000000" w:rsidRDefault="00000000" w:rsidRPr="00000000" w14:paraId="000002CE">
      <w:pPr>
        <w:spacing w:befor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5-го гласу. Катизми 3; сідал.: 1-й – Октоїха, 2-й і 3-й – Тріоді. Пс. 50 і канон. На 5-ій, 8-ій, та 9-ій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r w:rsidDel="00000000" w:rsidR="00000000" w:rsidRPr="00000000">
        <w:rPr>
          <w:rFonts w:ascii="Times New Roman" w:cs="Times New Roman" w:eastAsia="Times New Roman" w:hAnsi="Times New Roman"/>
          <w:b w:val="1"/>
          <w:i w:val="1"/>
          <w:rtl w:val="0"/>
        </w:rPr>
        <w:t xml:space="preserve"> </w:t>
      </w:r>
    </w:p>
    <w:p w:rsidR="00000000" w:rsidDel="00000000" w:rsidP="00000000" w:rsidRDefault="00000000" w:rsidRPr="00000000" w14:paraId="000002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13, 2-13.</w:t>
      </w:r>
    </w:p>
    <w:p w:rsidR="00000000" w:rsidDel="00000000" w:rsidP="00000000" w:rsidRDefault="00000000" w:rsidRPr="00000000" w14:paraId="000002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2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2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Субота заупокійна. </w:t>
      </w:r>
    </w:p>
    <w:p w:rsidR="00000000" w:rsidDel="00000000" w:rsidP="00000000" w:rsidRDefault="00000000" w:rsidRPr="00000000" w14:paraId="000002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Василія, пресвітера Анкирського.</w:t>
      </w:r>
    </w:p>
    <w:p w:rsidR="00000000" w:rsidDel="00000000" w:rsidP="00000000" w:rsidRDefault="00000000" w:rsidRPr="00000000" w14:paraId="000002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10 стихир: 2 Тріоді, 4 Октоїха і 4 свщмч., Сл., І нині: богородичний-догмат 5-го гласу. Прокімен: «Подай нам поміч», читання: Бт. 8, 4 - 21; другий прокімен: «Вислухай Боже», читання: Прип. 10, 31-32, 11, 1-12. Далі - за чином Літургія Передосвячених Дарів. </w:t>
      </w:r>
    </w:p>
    <w:p w:rsidR="00000000" w:rsidDel="00000000" w:rsidP="00000000" w:rsidRDefault="00000000" w:rsidRPr="00000000" w14:paraId="000002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свщмч. Від 6-ї пісні, залишивши канони храму та Октоїха, співаємо канон свщмч. та канон Тріоді. Катавасія: по 3-ій, 6-ій, 7-ій, 8-ій  та 9-ій піснях – ірмос останнього канону; по інших – Тріоді. По 3-ій – сідал. свщмч., Сл.: І нині: його богород.; по 6-ій – конд.-ікос свщмч.; по 9-ій – світильний Октоїха. На Хвалитних – 4 мученичних стихир Октоїха, Сл.: за покійних, І нині: богород. Сл. По мал. славослов’ї на стиховні – стихири за померлих Октоїха з приспівами за померлих. На кінці: тропар «Апостоли, пророки», Сл.: тропар «Пом’яни, Господи», І нині: богород. «Мати свята». </w:t>
      </w:r>
    </w:p>
    <w:p w:rsidR="00000000" w:rsidDel="00000000" w:rsidP="00000000" w:rsidRDefault="00000000" w:rsidRPr="00000000" w14:paraId="000002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дня, Сл: тропар «Пом’яни, Господи»; кондак «Зо святими упокой». </w:t>
      </w:r>
    </w:p>
    <w:p w:rsidR="00000000" w:rsidDel="00000000" w:rsidP="00000000" w:rsidRDefault="00000000" w:rsidRPr="00000000" w14:paraId="000002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 </w:t>
      </w:r>
      <w:r w:rsidDel="00000000" w:rsidR="00000000" w:rsidRPr="00000000">
        <w:rPr>
          <w:rFonts w:ascii="Times New Roman" w:cs="Times New Roman" w:eastAsia="Times New Roman" w:hAnsi="Times New Roman"/>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325 зач.; 10, 32-38. Єв. – Мр. 8 зач.; 2, 14-17.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Сол. 270 зач.; 4, 3-17. Єв. – Ів. 16 зач.; 5, 24-30. Все інше – дня і усопшим.</w:t>
      </w:r>
    </w:p>
    <w:p w:rsidR="00000000" w:rsidDel="00000000" w:rsidP="00000000" w:rsidRDefault="00000000" w:rsidRPr="00000000" w14:paraId="000002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D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2DB">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23 </w:t>
      </w:r>
      <w:r w:rsidDel="00000000" w:rsidR="00000000" w:rsidRPr="00000000">
        <w:rPr>
          <w:rFonts w:ascii="Times New Roman" w:cs="Times New Roman" w:eastAsia="Times New Roman" w:hAnsi="Times New Roman"/>
          <w:i w:val="1"/>
          <w:color w:val="ff0000"/>
          <w:rtl w:val="0"/>
        </w:rPr>
        <w:t xml:space="preserve">Неділя 3-тя Великого посту, Хрестопоклонна. Глас 6. Єв. 6.</w:t>
      </w:r>
    </w:p>
    <w:p w:rsidR="00000000" w:rsidDel="00000000" w:rsidP="00000000" w:rsidRDefault="00000000" w:rsidRPr="00000000" w14:paraId="000002D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преподобномученика Нікона і двохсот учнів його, з ним замучених. </w:t>
      </w:r>
    </w:p>
    <w:p w:rsidR="00000000" w:rsidDel="00000000" w:rsidP="00000000" w:rsidRDefault="00000000" w:rsidRPr="00000000" w14:paraId="000002DD">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По цьому починається велика вечірня.</w:t>
      </w:r>
    </w:p>
    <w:p w:rsidR="00000000" w:rsidDel="00000000" w:rsidP="00000000" w:rsidRDefault="00000000" w:rsidRPr="00000000" w14:paraId="000002D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6 воскрес. і 4 Тріоді, Сл: Тріоді, І нині: догмат 6-го гласу. Прокімен дня. Стиховня воскрес., Сл, І нині: Тріоді. Сл. По «Нині відпускаєш»: тропар воскрес., Сл: Хреста, І нині: богород. з неділ. за гласом «Слава». Великий недільний відпуст.</w:t>
      </w:r>
    </w:p>
    <w:p w:rsidR="00000000" w:rsidDel="00000000" w:rsidP="00000000" w:rsidRDefault="00000000" w:rsidRPr="00000000" w14:paraId="000002DF">
      <w:pPr>
        <w:shd w:fill="ffffff" w:val="clea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Хреста, І нині: богород. з неділ. за гласом Сл. Катизми черг., сідал. неділ., «Ангельський хор», іпакой, степенна і прокімен 6-го гл. Єв. – Лк. 114 зач.; 24, 36-53. Пс. 50, Слава: «Покаяння двері відкрий мені», І нині: «На спасення стежки» і т. д. Канон воскрес., богород. і Тріоді. Катавасія Тріоді. По 3-ій сідал. Хреста. По 6-ій – конд.-ікос Хреста. По 9-ій – «Свят Господь Бог наш» (3), світил. воскресний, Сл.: Хреста, І нині: його ж. Хвалитних стихир 9: 4 воскресних і 5 Тріоді, з яких три останніх з приспівом Хреста, Сл.: Тріоді, І нині: «Преблагословенна». </w:t>
      </w:r>
      <w:r w:rsidDel="00000000" w:rsidR="00000000" w:rsidRPr="00000000">
        <w:rPr>
          <w:rFonts w:ascii="Times New Roman" w:cs="Times New Roman" w:eastAsia="Times New Roman" w:hAnsi="Times New Roman"/>
          <w:i w:val="1"/>
          <w:color w:val="ff0000"/>
          <w:rtl w:val="0"/>
        </w:rPr>
        <w:t xml:space="preserve">Під час співу хвалитних священик з дияконом одягаються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«Спаси, Господи…». По цьому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w:t>
      </w:r>
    </w:p>
    <w:p w:rsidR="00000000" w:rsidDel="00000000" w:rsidP="00000000" w:rsidRDefault="00000000" w:rsidRPr="00000000" w14:paraId="000002E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Відпуст великий з помин. прп. Після відпусту – Слава, І нині: євангельська стихира.</w:t>
      </w:r>
    </w:p>
    <w:p w:rsidR="00000000" w:rsidDel="00000000" w:rsidP="00000000" w:rsidRDefault="00000000" w:rsidRPr="00000000" w14:paraId="000002E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воскрес., Сл.: Хреста. Кондак – лише Хреста.</w:t>
      </w:r>
    </w:p>
    <w:p w:rsidR="00000000" w:rsidDel="00000000" w:rsidP="00000000" w:rsidRDefault="00000000" w:rsidRPr="00000000" w14:paraId="000002E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воскрес. і Хреста, Сл., І нині: конд. Хреста. </w:t>
      </w:r>
      <w:r w:rsidDel="00000000" w:rsidR="00000000" w:rsidRPr="00000000">
        <w:rPr>
          <w:rFonts w:ascii="Times New Roman" w:cs="Times New Roman" w:eastAsia="Times New Roman" w:hAnsi="Times New Roman"/>
          <w:b w:val="1"/>
          <w:color w:val="ff0000"/>
          <w:rtl w:val="0"/>
        </w:rPr>
        <w:t xml:space="preserve">Замість Трисвятого – «Хресту Твоєму».</w:t>
      </w:r>
      <w:r w:rsidDel="00000000" w:rsidR="00000000" w:rsidRPr="00000000">
        <w:rPr>
          <w:rFonts w:ascii="Times New Roman" w:cs="Times New Roman" w:eastAsia="Times New Roman" w:hAnsi="Times New Roman"/>
          <w:color w:val="ff0000"/>
          <w:rtl w:val="0"/>
        </w:rPr>
        <w:t xml:space="preserve"> Ап. – Єв. 311 зач.; 4, 14 – 5, 6. Єв. – Мр. 37 зач.; 8, 34 – 9, 1. Замість «Достойно» - «Тобою радується». Все інше - лише неділі.</w:t>
      </w:r>
    </w:p>
    <w:p w:rsidR="00000000" w:rsidDel="00000000" w:rsidP="00000000" w:rsidRDefault="00000000" w:rsidRPr="00000000" w14:paraId="000002E3">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Після відпусту Божественної літургії, а також по завершенні кожного богослужіння, що служиться в храмі, від цього дня до закінчення 6-го Часу наступної п’ятниці за звичаєм відбувається поклоніння Чесному і Животворному Хресту зі співом «Хресту Твоєму».</w:t>
      </w:r>
    </w:p>
    <w:p w:rsidR="00000000" w:rsidDel="00000000" w:rsidP="00000000" w:rsidRDefault="00000000" w:rsidRPr="00000000" w14:paraId="000002E4">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E5">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E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p>
    <w:p w:rsidR="00000000" w:rsidDel="00000000" w:rsidP="00000000" w:rsidRDefault="00000000" w:rsidRPr="00000000" w14:paraId="000002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Тиждень 4-ий Великого посту.</w:t>
      </w:r>
    </w:p>
    <w:p w:rsidR="00000000" w:rsidDel="00000000" w:rsidP="00000000" w:rsidRDefault="00000000" w:rsidRPr="00000000" w14:paraId="000002E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Передсвяття Благовіщення Пресвятої Богородиці.</w:t>
      </w:r>
    </w:p>
    <w:p w:rsidR="00000000" w:rsidDel="00000000" w:rsidP="00000000" w:rsidRDefault="00000000" w:rsidRPr="00000000" w14:paraId="000002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Захарії. Святого отця нашого Артемона, єпископа Селевкії Пісідійської.</w:t>
      </w:r>
    </w:p>
    <w:p w:rsidR="00000000" w:rsidDel="00000000" w:rsidP="00000000" w:rsidRDefault="00000000" w:rsidRPr="00000000" w14:paraId="000002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немає. На «Господи взиваю» 10 стихир: 4 покаянні Октоїха: (2 із стиховні Вечірні і 2 із стиховні Утрені), 3 Тріоді і 2 передсвяття, Слава, і нині: передсвяття. Вхід з кадилом. Великий прокімен «Дав єси спадкоємство». На стиховні стихири Тріоді, Слава, і нині: передсвяття.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w:t>
      </w:r>
    </w:p>
    <w:p w:rsidR="00000000" w:rsidDel="00000000" w:rsidP="00000000" w:rsidRDefault="00000000" w:rsidRPr="00000000" w14:paraId="000002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 6-го гласу. Катизми чергові. Малих єктеній немає. Після 1 катизми – сідальні Октоїха, після 2 і 3 – сідальні Тріоді. Псалом 50. Молитва «Спаси Боже людей Твоїх». Канони: 1, 8 і 9 пісні – канон передсвята з ірмосом і два трипіснці Тріоді. 3, 4,5, 6  і 7 пісні – канон передсвяття. Катавасія після 1, 3, 6, 8 і 9 пісень: Після 1, 8 і 9 пісень ірмоси 2 трипіснця. Після 3 і 6 пісень ірмоси канону Мінеї. Після 3 пісні – сідальний передсвяття, Слава, і нині: інший сідальний передсвяття. Після 6 пісні – кондак і ікос передсвяття. На 9 пісні - «Чеснішу». Після 9 пісні «Достойно є». Світильний троїчний, глас 6. Хвалитні псалми. Мале славослов’я. На стиховні стихири Тріоді, Слава, і нині: передсвяття. «Добре воно» (2), по «Отче наш»: тропар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2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14, 24-32.</w:t>
      </w:r>
    </w:p>
    <w:p w:rsidR="00000000" w:rsidDel="00000000" w:rsidP="00000000" w:rsidRDefault="00000000" w:rsidRPr="00000000" w14:paraId="000002E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w:t>
      </w:r>
    </w:p>
    <w:p w:rsidR="00000000" w:rsidDel="00000000" w:rsidP="00000000" w:rsidRDefault="00000000" w:rsidRPr="00000000" w14:paraId="000002F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25 🕀 Благовіщення Пресвятої Владичиці нашої Богородиці і Приснодіви Марії. </w:t>
      </w:r>
    </w:p>
    <w:p w:rsidR="00000000" w:rsidDel="00000000" w:rsidP="00000000" w:rsidRDefault="00000000" w:rsidRPr="00000000" w14:paraId="000002F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Блаженного священномученика Омеляна Ковча, пресвітера.</w:t>
      </w:r>
    </w:p>
    <w:p w:rsidR="00000000" w:rsidDel="00000000" w:rsidP="00000000" w:rsidRDefault="00000000" w:rsidRPr="00000000" w14:paraId="000002F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катизми немає. На «Господи взиваю» - 8 стихир: 3 Тріоді і 5 свята, Слава, і нині: свята. Вхід з кадилом. Прокімен Тріоді: «Боже, почуй» і одне читання Тріоді: Бт. 8, 21 – 9, 7, відтак другий прокімен: «Ласкаво нас» і друге читання: Прип. 11, 19 – 12, 6 і 3 свята: Бт. 28, 10 – 17; Єз. 43, 27; 44, 1-4; Прип. 9, 1-11. “Сподоби Господи”. Прохальна єктенія. На стиховні стихири Тріоді, Слава, і нині: свята. Після Трисвятого – тропар свята (1 раз). Потрійна єктенія, Молитва Єфрема Сирина з трьома поклонами і відпуст.</w:t>
      </w:r>
    </w:p>
    <w:p w:rsidR="00000000" w:rsidDel="00000000" w:rsidP="00000000" w:rsidRDefault="00000000" w:rsidRPr="00000000" w14:paraId="000002F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Всенічне з Великим Повечер’ям:</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(перед початком відчиняють св. двері. Священик, одягнений у епітрахиль, кадить).</w:t>
      </w:r>
      <w:r w:rsidDel="00000000" w:rsidR="00000000" w:rsidRPr="00000000">
        <w:rPr>
          <w:rFonts w:ascii="Times New Roman" w:cs="Times New Roman" w:eastAsia="Times New Roman" w:hAnsi="Times New Roman"/>
          <w:color w:val="ff0000"/>
          <w:rtl w:val="0"/>
        </w:rPr>
        <w:t xml:space="preserve"> По «Благословенний Бог наш» зачиняє св. двері. По закінченні псалмів – «З нами Бог». Після першого Трисвятого – тропар свята «Днесь спасіння»; замість тр. «Помилуй нас, Господи» – кондак свята «Непереможній Владарці». По «Слава во вишніх Богу» ієрей у фелоні, відчинивши св. двері, розпочинає Литію. Стихири на Литії - свята. Після Литії – стиховня свята. По «Отче наш» – тропар свята (3). Відпуст великий з поминанням свята.</w:t>
      </w:r>
    </w:p>
    <w:p w:rsidR="00000000" w:rsidDel="00000000" w:rsidP="00000000" w:rsidRDefault="00000000" w:rsidRPr="00000000" w14:paraId="000002F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 тропар свята (2), Слава, І нині: тропар свята. Катизми чергові. Після 1 какизми малої єктенії немає. Сідальний Тріоді, Слава, І нині: інший сідальний Тріоді. Після 2 катизми – мала єктенія і сідальний свята, Слава, І нині: той самий. Після 3 катизми – мала єктенія і сідальний свята, Слава, І нині: той самий. Полієлей і Величання свята: “Архангельський привіт”. Пополієлейний сідальний свята. Степенна 4-го гласу, 1-й антифон. Прокімен і Євангеліє свята. Єв. – Лк. 4 зач.; 1, 39-49. 56. Псалом 50. Стихира свята. Канон: на 1, 3, 4, 5, 6 і 7 пісні – лише канон свята. Катавасія - ірмоси канону свята; на 2 пісні – трипіснець Тріоді; на 8 і 9 пісні – канон свята і два трипіснці Тріоді. Катавасія Тріоді. Після 3 пісні – сідальний свята. Після 6 пісні – кондак і ікос свята. На 9 пісні «Чеснішу» не співаємо, а приспів свята. Після 9-ї пісні світильний свята (2), Слава, І нині: інший світильний свята. На хвалитних - 4 стихири свята, Слава, І нині: свята. Мале славослов’я. На стиховні стихири Тріоді, Слава, І нині: свята. По “Отче наш” – тропар свята (1). Потрійна єктенія, молитва Єфрема і 1 час.</w:t>
      </w:r>
    </w:p>
    <w:p w:rsidR="00000000" w:rsidDel="00000000" w:rsidP="00000000" w:rsidRDefault="00000000" w:rsidRPr="00000000" w14:paraId="000002F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все – за пісним уставом, лише немає поклонів, за винятком трьох великих перед прикінцевою молитвою кожного часу. На всіх – тропар і кондак тільки свята, без пісних. На 6-му – тропар, прокімени Тріоді, паремія:</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Іс. 25, 1-9.</w:t>
      </w:r>
    </w:p>
    <w:p w:rsidR="00000000" w:rsidDel="00000000" w:rsidP="00000000" w:rsidRDefault="00000000" w:rsidRPr="00000000" w14:paraId="000002F7">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F8">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F9">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F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2F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Віддання Благовіщення.</w:t>
      </w:r>
    </w:p>
    <w:p w:rsidR="00000000" w:rsidDel="00000000" w:rsidP="00000000" w:rsidRDefault="00000000" w:rsidRPr="00000000" w14:paraId="000002F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Собор архангела Гавриїла. </w:t>
      </w:r>
    </w:p>
    <w:p w:rsidR="00000000" w:rsidDel="00000000" w:rsidP="00000000" w:rsidRDefault="00000000" w:rsidRPr="00000000" w14:paraId="000002F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з Літургією св. Йоана Золотоустого:</w:t>
      </w:r>
      <w:r w:rsidDel="00000000" w:rsidR="00000000" w:rsidRPr="00000000">
        <w:rPr>
          <w:rFonts w:ascii="Times New Roman" w:cs="Times New Roman" w:eastAsia="Times New Roman" w:hAnsi="Times New Roman"/>
          <w:color w:val="ff0000"/>
          <w:rtl w:val="0"/>
        </w:rPr>
        <w:t xml:space="preserve"> катизми і поклонів немає. На «Господи взиваю» 11 стихир: 5 Тріоді, 3 свята та 3 Гавриїла. Вхід з Євангелієм та 4 читання: 2 Тріоді зі своїми прокіменами і 2 свята. Прокімен Тріоді: «Співайте Богові» і одне читання Тріоді: Бт. 9, 8-17, відтак другий прокімен: «Спасіння твоє» і друге читання: Прип. 12, 8-22 і 2 свята: Вих. 3, 1-8; Прип. 8, 22-30. Після малої єктенії – виголос Трисвятого і далі за чином Літургія Йоана Золотоустого. Прокімен і Алилуя – свята. Ап. – Євр. 306 зач.; 2, 11-18. Єв. – Лк. 3 зач.; 1, 24-38. Замість “Достойно” - приспів “Благовістуй, земле” і ірмос 9-ї пісні канону утрені. Причасний свята. </w:t>
      </w:r>
    </w:p>
    <w:p w:rsidR="00000000" w:rsidDel="00000000" w:rsidP="00000000" w:rsidRDefault="00000000" w:rsidRPr="00000000" w14:paraId="000002F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6-го гласу. Катизми 3; сідальні: 1-й Октоїха, 2-й і 3-ій Тріоді. Пс. 50 і канон. На 3-ій, 8-ій, та 9-ій піснях – канон свята і архангела Гавриїла і Тріоді. На інших – тільки канон свята і архангела Гавриїла. Катавасія – ірмос останнього канону. По 3-ій пісні – сідальний і по 6-ій – кондак архангела.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2F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26, 21; 27, 1-9.</w:t>
      </w:r>
      <w:r w:rsidDel="00000000" w:rsidR="00000000" w:rsidRPr="00000000">
        <w:rPr>
          <w:rtl w:val="0"/>
        </w:rPr>
      </w:r>
    </w:p>
    <w:p w:rsidR="00000000" w:rsidDel="00000000" w:rsidP="00000000" w:rsidRDefault="00000000" w:rsidRPr="00000000" w14:paraId="00000300">
      <w:pPr>
        <w:spacing w:after="240" w:before="240"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301">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3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Святої матері нашої Матрони, що в Солуні. </w:t>
      </w:r>
    </w:p>
    <w:p w:rsidR="00000000" w:rsidDel="00000000" w:rsidP="00000000" w:rsidRDefault="00000000" w:rsidRPr="00000000" w14:paraId="00000304">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катизма 18. На «Господи, взиваю» 10 стихир: 6 Тріоді та 4 св., Сл., І нині: Тріоді.  Прокімен: «Благословен Господь», читання: Бт. 9, 18-29; 10, 1; другий прокімен: «Мені добре», читання: Прип. 12, 23-13, 10. Далі - за чином Літургія Передосвячених дарів. </w:t>
      </w:r>
    </w:p>
    <w:p w:rsidR="00000000" w:rsidDel="00000000" w:rsidP="00000000" w:rsidRDefault="00000000" w:rsidRPr="00000000" w14:paraId="0000030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6-го гласу. Катизми 3; сідал.: 1-й – Октоїха, 2-й і 3-й – Тріоді. Пс. 50 і канон. На 4-ій, 8-ій, та 9-ій піснях – канон св. та два Тріоді. На інших – тільки канон і св. Катавасією по 3-ій, 4-ій, 6-ій, 8-ій та 9-ій піснях буде ірмос останнього канону. По 3-ій – сідал. св., по 6-ій – конд.-ікос св.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 </w:t>
      </w:r>
    </w:p>
    <w:p w:rsidR="00000000" w:rsidDel="00000000" w:rsidP="00000000" w:rsidRDefault="00000000" w:rsidRPr="00000000" w14:paraId="0000030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28, 14-22.</w:t>
      </w:r>
    </w:p>
    <w:p w:rsidR="00000000" w:rsidDel="00000000" w:rsidP="00000000" w:rsidRDefault="00000000" w:rsidRPr="00000000" w14:paraId="0000030A">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p>
    <w:p w:rsidR="00000000" w:rsidDel="00000000" w:rsidP="00000000" w:rsidRDefault="00000000" w:rsidRPr="00000000" w14:paraId="0000030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Преподобного отця нашого Іларіона Нового. Святого Стефана, чудотворця.</w:t>
      </w:r>
    </w:p>
    <w:p w:rsidR="00000000" w:rsidDel="00000000" w:rsidP="00000000" w:rsidRDefault="00000000" w:rsidRPr="00000000" w14:paraId="0000030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прп., Сл., І нині: хрестобогород. за гласом “Слава”. Прокімен Тріоді: «Помоліться і воздайте» і одне читання Тріоді: Бт. 10, 32-11, 9, відтак другий прокімен: «Глас мій до Бога» і друге читання: Прип. 13, 20-14, 6. «Сподоби, Господи». Стиховня Тріоді. По «Отче наш» – все, як у Часослові. Відпуст з помин. дня і прп. </w:t>
      </w:r>
    </w:p>
    <w:p w:rsidR="00000000" w:rsidDel="00000000" w:rsidP="00000000" w:rsidRDefault="00000000" w:rsidRPr="00000000" w14:paraId="000003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6-го гласу. Катизми 3; сідал.: 1-й – Октоїха, 2-й і 3-й – Тріоді. Пс. 50 і канон Хреста, без канону прп. На 5-ій, 8-ій та 9-ій пісні – канон Хреста з трипіснцем без ірмосів; на 1-ій, 4-ій, 5-ій, 6-ій та 7-ій пісні – канон Хреста без ірмосів; по 6-ій – ірмос канону Хреста співається як катавасія. Катавасія по 5-ій, 6-ій, 8-ій та 9-ій пісня з ірмос канону Хреста. По 9-ій – «Достойно» і по єктенії – світил. гласу. Перед мал. славослов’ям ієрей виголошує: «Тобі належить слава». Стиховня Тріоді, Сл., І нині: Тріоді. «Добре воно» (2), по «Отче наш»: тропар «Стоячи у храмі; відтак «Господи, помилуй» (40) і по останньому поклоні, відразу «Прийдіте, поклонімся» тричі і 1-й час. </w:t>
      </w:r>
    </w:p>
    <w:p w:rsidR="00000000" w:rsidDel="00000000" w:rsidP="00000000" w:rsidRDefault="00000000" w:rsidRPr="00000000" w14:paraId="000003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29, 13-23.</w:t>
        <w:br w:type="textWrapping"/>
      </w:r>
    </w:p>
    <w:p w:rsidR="00000000" w:rsidDel="00000000" w:rsidP="00000000" w:rsidRDefault="00000000" w:rsidRPr="00000000" w14:paraId="000003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31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Субота заупокійна. </w:t>
      </w:r>
    </w:p>
    <w:p w:rsidR="00000000" w:rsidDel="00000000" w:rsidP="00000000" w:rsidRDefault="00000000" w:rsidRPr="00000000" w14:paraId="000003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Марка, єпископа Аретусійського, і Кирила диякона, та інших, що з ним постраждали при Юліані, мучителеві. </w:t>
      </w:r>
    </w:p>
    <w:p w:rsidR="00000000" w:rsidDel="00000000" w:rsidP="00000000" w:rsidRDefault="00000000" w:rsidRPr="00000000" w14:paraId="000003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w:t>
      </w:r>
      <w:r w:rsidDel="00000000" w:rsidR="00000000" w:rsidRPr="00000000">
        <w:rPr>
          <w:rFonts w:ascii="Times New Roman" w:cs="Times New Roman" w:eastAsia="Times New Roman" w:hAnsi="Times New Roman"/>
          <w:rtl w:val="0"/>
        </w:rPr>
        <w:t xml:space="preserve">катизма 18. На «Господи, взиваю» 10 стихир: 2 Тріоді та 4 Октоїха, 4 прп., Сл.: покойний Октоїха, І нині: догмат 6-го гласу. Прокімен: «О, Пастирю Ізраїля», читання: Бт. 12, 1-8; другий прокімен: «Ликуйте Богові», читання: Прип. 14, 15 –26. Далі - за чином Літургія Передосвячених Дарів. </w:t>
      </w:r>
    </w:p>
    <w:p w:rsidR="00000000" w:rsidDel="00000000" w:rsidP="00000000" w:rsidRDefault="00000000" w:rsidRPr="00000000" w14:paraId="000003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прп. Від 6-ї пісні, залишивши канони храму та Октоїха, співаємо канон прп. та канон (чотирипіснець) Тріоді. Катавасія: по 3-ій, 6-ій, 7-ій, 8-ій  та 9-ій піснях – ірмос останнього канону; по інших – Тріоді. По 3-ій – сідал. прп., Сл.: І нині: його богород.; по 6-ій – конд.-ікос прп.; по 9-ій – світильний Октоїха. Хвалитні: мученичі стихири Октоїха – 4, Сл.: покойний гласу,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 </w:t>
      </w:r>
    </w:p>
    <w:p w:rsidR="00000000" w:rsidDel="00000000" w:rsidP="00000000" w:rsidRDefault="00000000" w:rsidRPr="00000000" w14:paraId="000003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дня, Сл: тропар «Пом’яни, Господи»; кондак «Зо святими упокой». </w:t>
      </w:r>
    </w:p>
    <w:p w:rsidR="00000000" w:rsidDel="00000000" w:rsidP="00000000" w:rsidRDefault="00000000" w:rsidRPr="00000000" w14:paraId="000003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 </w:t>
      </w:r>
      <w:r w:rsidDel="00000000" w:rsidR="00000000" w:rsidRPr="00000000">
        <w:rPr>
          <w:rFonts w:ascii="Times New Roman" w:cs="Times New Roman" w:eastAsia="Times New Roman" w:hAnsi="Times New Roman"/>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313 зач.; 6, 9 -12. Єв. – Мр. 31 зач.; 7, 31-37.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Кор. 163 зач.; 15, 47-57. Єв. – Ів. 16 зач.; 5, 24-30. Все інше – дня і усопшим.</w:t>
      </w:r>
    </w:p>
    <w:p w:rsidR="00000000" w:rsidDel="00000000" w:rsidP="00000000" w:rsidRDefault="00000000" w:rsidRPr="00000000" w14:paraId="0000031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A">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1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31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30 </w:t>
      </w:r>
      <w:r w:rsidDel="00000000" w:rsidR="00000000" w:rsidRPr="00000000">
        <w:rPr>
          <w:rFonts w:ascii="Times New Roman" w:cs="Times New Roman" w:eastAsia="Times New Roman" w:hAnsi="Times New Roman"/>
          <w:i w:val="1"/>
          <w:color w:val="ff0000"/>
          <w:rtl w:val="0"/>
        </w:rPr>
        <w:t xml:space="preserve">Неділя 4-та Великого посту. Глас 7. Єв. 7.</w:t>
      </w:r>
    </w:p>
    <w:p w:rsidR="00000000" w:rsidDel="00000000" w:rsidP="00000000" w:rsidRDefault="00000000" w:rsidRPr="00000000" w14:paraId="0000031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Івана, автора «Ліствиці».</w:t>
      </w:r>
    </w:p>
    <w:p w:rsidR="00000000" w:rsidDel="00000000" w:rsidP="00000000" w:rsidRDefault="00000000" w:rsidRPr="00000000" w14:paraId="0000031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7 воскрес., 3 прп. </w:t>
      </w:r>
      <w:r w:rsidDel="00000000" w:rsidR="00000000" w:rsidRPr="00000000">
        <w:rPr>
          <w:rFonts w:ascii="Times New Roman" w:cs="Times New Roman" w:eastAsia="Times New Roman" w:hAnsi="Times New Roman"/>
          <w:i w:val="1"/>
          <w:color w:val="ff0000"/>
          <w:rtl w:val="0"/>
        </w:rPr>
        <w:t xml:space="preserve">(Йоана Ліствичника)</w:t>
      </w:r>
      <w:r w:rsidDel="00000000" w:rsidR="00000000" w:rsidRPr="00000000">
        <w:rPr>
          <w:rFonts w:ascii="Times New Roman" w:cs="Times New Roman" w:eastAsia="Times New Roman" w:hAnsi="Times New Roman"/>
          <w:color w:val="ff0000"/>
          <w:rtl w:val="0"/>
        </w:rPr>
        <w:t xml:space="preserve">, Сл.: прп., І нині: догмат 7-го гласу. Прокімен дня. Стиховня воскрес. По «Отче наш»: тропар воскрес., Сл.: тропар прп., І нині: богород. воскрес. за гласом «Слава». Відпуст великий з помин. неділ. і прп. </w:t>
      </w:r>
    </w:p>
    <w:p w:rsidR="00000000" w:rsidDel="00000000" w:rsidP="00000000" w:rsidRDefault="00000000" w:rsidRPr="00000000" w14:paraId="0000031F">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 (2), Сл.: прп., І нині: богород. воскрес за гласом тропаря прп. Катизми черг., сідальні воскрес. «Ангельський собор», іпакой, степенна і прокімен 7-го гласу. Єв. – Ів. 63 зач.; 20, 1-10. «Воскресіння Христове». Пс. 50, стихира Слава: «Покаяння відкрий мені двері», І нині: «На спасення стежки» і т. д. Канон воскресний, Тріоді і прп. Катавасія «Відкрию уста мої». По 3-ій – конд.-ікос і сідал. прп. По 6-ій – конд.-ікос неділ. На 9-ій пісні – «Чеснішу». По 9-ій – «Свят Господь Бог наш» (3)</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світильний неділ., Сл.: світил. прп., І нині: богород.  Хвалитних 8 стихир воскрес., Сл.: Тріоді, І нині: «Преблагословенна». По вел. славослов’ї тропар «Сьогодні спасіння світу». Відпуст великий з помин. неділ. і прп. Після відпусту – Сл., І нині: стихира євангельска.</w:t>
      </w:r>
    </w:p>
    <w:p w:rsidR="00000000" w:rsidDel="00000000" w:rsidP="00000000" w:rsidRDefault="00000000" w:rsidRPr="00000000" w14:paraId="00000320">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часах: тропар воскресний, Сл.: на 3-му та 9-му – тропар прп.; на 6-му – храму. Кондаки: на 1-му – воскресний; на 3-му та 9-му – прп.; на 6-му – храму.</w:t>
      </w:r>
    </w:p>
    <w:p w:rsidR="00000000" w:rsidDel="00000000" w:rsidP="00000000" w:rsidRDefault="00000000" w:rsidRPr="00000000" w14:paraId="00000321">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і прп., Сл.: кондак прп.,  І нині: богород. Прокімен, алилуя – воскрес.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Євр. 314 зач.; 6, 13-20; Єв.</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Мр. 40 зач.; 9, 17-31.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Еф. 229 зач.; 5, 9-19. Єв. – Мт. 10 зач.; 4, 25 – 5, 12. Замість «Достойно» - «Тобою радується». Причасний – «Хваліте» і «В пам’ять вічну».</w:t>
      </w:r>
    </w:p>
    <w:p w:rsidR="00000000" w:rsidDel="00000000" w:rsidP="00000000" w:rsidRDefault="00000000" w:rsidRPr="00000000" w14:paraId="00000322">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3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Тиждень 5-ий Великого посту. </w:t>
      </w:r>
    </w:p>
    <w:p w:rsidR="00000000" w:rsidDel="00000000" w:rsidP="00000000" w:rsidRDefault="00000000" w:rsidRPr="00000000" w14:paraId="000003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Іпатія, єпископа Гангренського. </w:t>
      </w:r>
    </w:p>
    <w:p w:rsidR="00000000" w:rsidDel="00000000" w:rsidP="00000000" w:rsidRDefault="00000000" w:rsidRPr="00000000" w14:paraId="000003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катизми немає. На «Господи, взиваю» 10 стихир: 4 покаянні Октоїха: (2 із стиховні Вечірні і 2 із стиховні Утрені), 3 Тріоді, та 3 прп., Сл., І нині: богород. за гласом Сл. Вхід, великий прокімен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 </w:t>
      </w:r>
    </w:p>
    <w:p w:rsidR="00000000" w:rsidDel="00000000" w:rsidP="00000000" w:rsidRDefault="00000000" w:rsidRPr="00000000" w14:paraId="000003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 7-го гласу. Катизми 3; сідал.: 1-ий – Октоїха, 2-ий і 3-ій – Тріоді. Пс. 50 і канон. Канон прп. і Тріоді, які переплітаються з піснями: на 1-ій, 8-ій, і 9-ій піснях – канон прп. і два канони Тріоді. На 3-ій, 4-ій, 5-ій, 6-ій і 7-ій –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328">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37, 33-38; 38, 1-6.</w:t>
      </w:r>
      <w:r w:rsidDel="00000000" w:rsidR="00000000" w:rsidRPr="00000000">
        <w:rPr>
          <w:rtl w:val="0"/>
        </w:rPr>
      </w:r>
    </w:p>
    <w:p w:rsidR="00000000" w:rsidDel="00000000" w:rsidP="00000000" w:rsidRDefault="00000000" w:rsidRPr="00000000" w14:paraId="0000032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A">
      <w:pPr>
        <w:pStyle w:val="Heading1"/>
        <w:rPr>
          <w:rFonts w:ascii="Times New Roman" w:cs="Times New Roman" w:eastAsia="Times New Roman" w:hAnsi="Times New Roman"/>
          <w:sz w:val="28"/>
          <w:szCs w:val="28"/>
        </w:rPr>
      </w:pPr>
      <w:bookmarkStart w:colFirst="0" w:colLast="0" w:name="_heading=h.4d34og8" w:id="5"/>
      <w:bookmarkEnd w:id="5"/>
      <w:r w:rsidDel="00000000" w:rsidR="00000000" w:rsidRPr="00000000">
        <w:rPr>
          <w:rFonts w:ascii="Times New Roman" w:cs="Times New Roman" w:eastAsia="Times New Roman" w:hAnsi="Times New Roman"/>
          <w:sz w:val="28"/>
          <w:szCs w:val="28"/>
          <w:rtl w:val="0"/>
        </w:rPr>
        <w:t xml:space="preserve">Квітень</w:t>
      </w:r>
    </w:p>
    <w:p w:rsidR="00000000" w:rsidDel="00000000" w:rsidP="00000000" w:rsidRDefault="00000000" w:rsidRPr="00000000" w14:paraId="000003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3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Преподобної матері нашої Марії Єгипетської. </w:t>
      </w:r>
    </w:p>
    <w:p w:rsidR="00000000" w:rsidDel="00000000" w:rsidP="00000000" w:rsidRDefault="00000000" w:rsidRPr="00000000" w14:paraId="000003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(цього тижня змінюється звичний порядок читання катизм)</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10. На «Господи, взиваю» 6 стихир: 3 Тріоді і 3 прп., Сл., І нині: богородичний. Прокімен Тріоді: «Навчи мене» і читання Тріоді: Бт. 13, 12-18; другий прокімен: «Господь Бог любить» і читання: Прип. 14, 27 – 15, 4. «Сподоби, Господи». Стиховня Тріоді. По «Отче наш» - все за пісним уставом. </w:t>
      </w:r>
    </w:p>
    <w:p w:rsidR="00000000" w:rsidDel="00000000" w:rsidP="00000000" w:rsidRDefault="00000000" w:rsidRPr="00000000" w14:paraId="000003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7-го гласу. Катизми 3; сідальні: 1-й Октоїха, 2-й і 3-й Тріоді. Пс. 50 і молитва «Спаси, Боже, людей Твоїх». На 1-ій, 3-ій, 4-ій, 5-ій, 6-ій, 7-ій піснях канон прп. На 2-ій – два канони Тріоді; на 8-ій та 9-ій – прп. і два Тріоді. Катавасія – ірмос останнього канону. По 3-ій – сідал.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 </w:t>
      </w:r>
    </w:p>
    <w:p w:rsidR="00000000" w:rsidDel="00000000" w:rsidP="00000000" w:rsidRDefault="00000000" w:rsidRPr="00000000" w14:paraId="000003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40, 18-31.</w:t>
      </w:r>
    </w:p>
    <w:p w:rsidR="00000000" w:rsidDel="00000000" w:rsidP="00000000" w:rsidRDefault="00000000" w:rsidRPr="00000000" w14:paraId="0000033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3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Преподобного отця нашого Тита, чудотворця. </w:t>
      </w:r>
    </w:p>
    <w:p w:rsidR="00000000" w:rsidDel="00000000" w:rsidP="00000000" w:rsidRDefault="00000000" w:rsidRPr="00000000" w14:paraId="000003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19. На «Господи, взиваю» 6 стихир: 3 Тріоді і 3 прп., Сл., І нині: хрестобогород. за гласом «Слава». Прокімен Тріоді: «Ти був нам, Господи» і читання Тріоді: Бт. 15, 1-5; другий прокімен і читання: Прип. 15, 7-19. «Сподоби, Господи». Стиховня Тріоді. По «Отче наш» - все за пісним уставом. </w:t>
      </w:r>
    </w:p>
    <w:p w:rsidR="00000000" w:rsidDel="00000000" w:rsidP="00000000" w:rsidRDefault="00000000" w:rsidRPr="00000000" w14:paraId="000003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7-го гласу. Катизми 3; сідальні: 1-й Октоїха, 2-й і 3-ій Тріоді. Пс. 50 і канон. На 3-ій, 8-ій, та 9-ій піснях – канон прп. та два Тріоді. На інших – тільки канон прп. Катавасія – ірмос останнього канону. По 3-ій – сідальний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 </w:t>
      </w:r>
    </w:p>
    <w:p w:rsidR="00000000" w:rsidDel="00000000" w:rsidP="00000000" w:rsidRDefault="00000000" w:rsidRPr="00000000" w14:paraId="000003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41, 4-14.</w:t>
      </w:r>
    </w:p>
    <w:p w:rsidR="00000000" w:rsidDel="00000000" w:rsidP="00000000" w:rsidRDefault="00000000" w:rsidRPr="00000000" w14:paraId="0000033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33A">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rtl w:val="0"/>
        </w:rPr>
        <w:t xml:space="preserve">Великого канону.</w:t>
      </w:r>
    </w:p>
    <w:p w:rsidR="00000000" w:rsidDel="00000000" w:rsidP="00000000" w:rsidRDefault="00000000" w:rsidRPr="00000000" w14:paraId="0000033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й ісповідника Микити, ігумена обителі Мидикійської.</w:t>
      </w:r>
    </w:p>
    <w:p w:rsidR="00000000" w:rsidDel="00000000" w:rsidP="00000000" w:rsidRDefault="00000000" w:rsidRPr="00000000" w14:paraId="000003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rtl w:val="0"/>
        </w:rPr>
        <w:t xml:space="preserve"> катизма 7. На «Господи, взиваю» 27 стихир Тріоді, з яких 3 дня, а 24 – стихири св. Андрея Критського, глас 4, подібний «Хотіх слезами» </w:t>
      </w:r>
      <w:r w:rsidDel="00000000" w:rsidR="00000000" w:rsidRPr="00000000">
        <w:rPr>
          <w:rFonts w:ascii="Times New Roman" w:cs="Times New Roman" w:eastAsia="Times New Roman" w:hAnsi="Times New Roman"/>
          <w:i w:val="1"/>
          <w:rtl w:val="0"/>
        </w:rPr>
        <w:t xml:space="preserve">(приспіви до перших 20 стихир беремо з «Господи, взиваю», починаючи від стиха «Впадуть у власні сіті»; а до решти семи - «Слава Тобі, Боже наш, слава Тобі»). </w:t>
      </w:r>
      <w:r w:rsidDel="00000000" w:rsidR="00000000" w:rsidRPr="00000000">
        <w:rPr>
          <w:rFonts w:ascii="Times New Roman" w:cs="Times New Roman" w:eastAsia="Times New Roman" w:hAnsi="Times New Roman"/>
          <w:rtl w:val="0"/>
        </w:rPr>
        <w:t xml:space="preserve">Прокімен: «О, Боже, відплати, Господи», читання: Бт. 17, 1-9; другий прокімен: «Співайте Господеві», читання: Прип. 15, 20-33; 16, 1-9 Далі - за чином Літургія Передосвячених Дарів. </w:t>
      </w:r>
    </w:p>
    <w:p w:rsidR="00000000" w:rsidDel="00000000" w:rsidP="00000000" w:rsidRDefault="00000000" w:rsidRPr="00000000" w14:paraId="000003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Утреня з покаянним каноном св. Андрея Критського</w:t>
      </w:r>
      <w:r w:rsidDel="00000000" w:rsidR="00000000" w:rsidRPr="00000000">
        <w:rPr>
          <w:rFonts w:ascii="Times New Roman" w:cs="Times New Roman" w:eastAsia="Times New Roman" w:hAnsi="Times New Roman"/>
          <w:i w:val="1"/>
          <w:rtl w:val="0"/>
        </w:rPr>
        <w:t xml:space="preserve"> (її служимо зазвичай у середу ввечері)</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тропарі 7-го гласу. Катизма одна і сідальні Октоїха 7-го гласу. Пс. 50 і </w:t>
      </w:r>
      <w:r w:rsidDel="00000000" w:rsidR="00000000" w:rsidRPr="00000000">
        <w:rPr>
          <w:rFonts w:ascii="Times New Roman" w:cs="Times New Roman" w:eastAsia="Times New Roman" w:hAnsi="Times New Roman"/>
          <w:b w:val="1"/>
          <w:rtl w:val="0"/>
        </w:rPr>
        <w:t xml:space="preserve">Великий канон св. Андрея Критського</w:t>
      </w:r>
      <w:r w:rsidDel="00000000" w:rsidR="00000000" w:rsidRPr="00000000">
        <w:rPr>
          <w:rFonts w:ascii="Times New Roman" w:cs="Times New Roman" w:eastAsia="Times New Roman" w:hAnsi="Times New Roman"/>
          <w:rtl w:val="0"/>
        </w:rPr>
        <w:t xml:space="preserve">, котрий поєднується з трипіснцем четверга на 4-ій, 8-ій та 9-ій пісні. Після 9-ї пісні – світильний гласу. Стиховня Тріоді і звичайне закінчення посної утрені. </w:t>
      </w:r>
    </w:p>
    <w:p w:rsidR="00000000" w:rsidDel="00000000" w:rsidP="00000000" w:rsidRDefault="00000000" w:rsidRPr="00000000" w14:paraId="0000033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Шостий Час:</w:t>
      </w:r>
      <w:r w:rsidDel="00000000" w:rsidR="00000000" w:rsidRPr="00000000">
        <w:rPr>
          <w:rFonts w:ascii="Times New Roman" w:cs="Times New Roman" w:eastAsia="Times New Roman" w:hAnsi="Times New Roman"/>
          <w:rtl w:val="0"/>
        </w:rPr>
        <w:t xml:space="preserve"> Іс. 42, 5-16. </w:t>
      </w:r>
    </w:p>
    <w:p w:rsidR="00000000" w:rsidDel="00000000" w:rsidP="00000000" w:rsidRDefault="00000000" w:rsidRPr="00000000" w14:paraId="0000033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34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Преподобних отців наших Йосифа, піснописця, і Юрія, що в Малеї. </w:t>
      </w:r>
    </w:p>
    <w:p w:rsidR="00000000" w:rsidDel="00000000" w:rsidP="00000000" w:rsidRDefault="00000000" w:rsidRPr="00000000" w14:paraId="00000343">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 цей день устав велить служити Літургію Передосвячених Дарів. </w:t>
      </w:r>
    </w:p>
    <w:p w:rsidR="00000000" w:rsidDel="00000000" w:rsidP="00000000" w:rsidRDefault="00000000" w:rsidRPr="00000000" w14:paraId="0000034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w:t>
      </w:r>
      <w:r w:rsidDel="00000000" w:rsidR="00000000" w:rsidRPr="00000000">
        <w:rPr>
          <w:rFonts w:ascii="Times New Roman" w:cs="Times New Roman" w:eastAsia="Times New Roman" w:hAnsi="Times New Roman"/>
          <w:rtl w:val="0"/>
        </w:rPr>
        <w:t xml:space="preserve">катизма 12. На «Господи, взиваю» 10 стихир: 6 Тріоді і 4 прпп., Сл., І нині: богородичний. Прокімен Тріоді: «Возносіть Господа Бога нашого», читання: Бт. 18, 20-33; другий прокімен: «Воскликніте Господеві», читання: Прип. 16, 17-33; 17, 1-17. Далі - за чином Літургія Передосвячених Дарів.</w:t>
      </w:r>
    </w:p>
    <w:p w:rsidR="00000000" w:rsidDel="00000000" w:rsidP="00000000" w:rsidRDefault="00000000" w:rsidRPr="00000000" w14:paraId="00000345">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Якщо служимо звичайну вечірню: </w:t>
      </w:r>
      <w:r w:rsidDel="00000000" w:rsidR="00000000" w:rsidRPr="00000000">
        <w:rPr>
          <w:rFonts w:ascii="Times New Roman" w:cs="Times New Roman" w:eastAsia="Times New Roman" w:hAnsi="Times New Roman"/>
          <w:rtl w:val="0"/>
        </w:rPr>
        <w:t xml:space="preserve">катизма 12. На «Господи, взиваю» 6 стихир: 3 Тріоді і 3 прп., Сл., І нині: богородичний. Прокімен Тріоді: «Возносіть Господа Бога нашого», читання: Бт. 18, 20-33; другий прокімен: «Воскликніте Господеві», читання: Прип. 16, 17-33; 17, 1-17. Стиховня Тріоді </w:t>
      </w:r>
      <w:r w:rsidDel="00000000" w:rsidR="00000000" w:rsidRPr="00000000">
        <w:rPr>
          <w:rFonts w:ascii="Times New Roman" w:cs="Times New Roman" w:eastAsia="Times New Roman" w:hAnsi="Times New Roman"/>
          <w:i w:val="1"/>
          <w:rtl w:val="0"/>
        </w:rPr>
        <w:t xml:space="preserve">(самогласний дня двічі, мученичний, Сл., І нині: богородичний)</w:t>
      </w:r>
      <w:r w:rsidDel="00000000" w:rsidR="00000000" w:rsidRPr="00000000">
        <w:rPr>
          <w:rFonts w:ascii="Times New Roman" w:cs="Times New Roman" w:eastAsia="Times New Roman" w:hAnsi="Times New Roman"/>
          <w:rtl w:val="0"/>
        </w:rPr>
        <w:t xml:space="preserve">. По «Отче наш» - все за пісним уставом.</w:t>
      </w:r>
    </w:p>
    <w:p w:rsidR="00000000" w:rsidDel="00000000" w:rsidP="00000000" w:rsidRDefault="00000000" w:rsidRPr="00000000" w14:paraId="00000346">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7-го гласу. Катизми 3; сідальні: 1-й – Октоїха, 2-й і 3-й – Тріоді. Пс. 50 і канон. На 5-ій, 8-ій, та 9-ій – канон прпп. та два Тріоді. На інших – тільки канон прпп. Катавасія – ірмос останнього канону. По 3-ій – сідал. прпп., по 6-ій – конд.-ікос прпп.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47">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45, 11-17.</w:t>
      </w:r>
    </w:p>
    <w:p w:rsidR="00000000" w:rsidDel="00000000" w:rsidP="00000000" w:rsidRDefault="00000000" w:rsidRPr="00000000" w14:paraId="00000348">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34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Субота акафістова. </w:t>
      </w:r>
    </w:p>
    <w:p w:rsidR="00000000" w:rsidDel="00000000" w:rsidP="00000000" w:rsidRDefault="00000000" w:rsidRPr="00000000" w14:paraId="0000034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Теодула й Агатопода, і тих, що з ними.</w:t>
      </w:r>
    </w:p>
    <w:p w:rsidR="00000000" w:rsidDel="00000000" w:rsidP="00000000" w:rsidRDefault="00000000" w:rsidRPr="00000000" w14:paraId="000003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(блакитні ризи): </w:t>
      </w:r>
      <w:r w:rsidDel="00000000" w:rsidR="00000000" w:rsidRPr="00000000">
        <w:rPr>
          <w:rFonts w:ascii="Times New Roman" w:cs="Times New Roman" w:eastAsia="Times New Roman" w:hAnsi="Times New Roman"/>
          <w:rtl w:val="0"/>
        </w:rPr>
        <w:t xml:space="preserve">катизма 18. На «Господи, взиваю» 10 стихир: 3 Тріоді та 7 свята (Акафістової суботи), Сл., І нині: свята. Прокімен: «Щедрий і милостивий», читання: Бт. 22, 1-18; другий прокімен: «Як величні», читання: Прип. 17, 17-28; 18, 1-5. Далі - за чином Літургія Передосвячених Дарів.</w:t>
      </w:r>
    </w:p>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F">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Акафісту (2), Сл., І нині: той самий. По 1-му стихослов’ї - мала єктенія і кондак «Непереможній Владарці». Ієрей, одягнений у повні світлі ризи, відчиняє св. двері й кадить за звичаєм; підійшовши до престола, співає першу третицю ікосів-кондаків, і по її закінченні хор знову співає початковий кондак «Непереможній Владарці». По 2-му стихословʼї, і по 3-й і 6-й піснях канону, одразу після малої єктенії, ієрей співає інші три третиці ікосів-кондаків, а хор - кондак «Непереможній Владарці». На початку кожної третиці, ієрей кадить так, як на початку першої. Канон храму святого і Акафісту. Катавасія «Відкрию уста мої» до 6-ї пісні. Від 6-ї пісні не беремо канон храму, а співаємо канон Акафісту та два канони Тріоді. По 3-й пісні - сідальний свята, по 6-й – відразу по малій єктенії співаємо останню третицю ікосів-кондаків з кондаком «Непереможній Владарці» перед початком і по закінченні, однак останній її кондак «О Всехвальна Мати» співаємо тричі, після цього - 1-й ікос і тоді - «Непереможній Владарці». Після завершення 4-ї третиці ієрей зачиняє царські двері і, знявши ризи, продовжує утреню. По 9-й - світильний свята. На Хвалитних 4 стихири свята, Сл. І нині: свята. Після Вел. славослов’я тропар свята.</w:t>
      </w:r>
    </w:p>
    <w:p w:rsidR="00000000" w:rsidDel="00000000" w:rsidP="00000000" w:rsidRDefault="00000000" w:rsidRPr="00000000" w14:paraId="00000350">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тропар і кондак свята.</w:t>
      </w:r>
    </w:p>
    <w:p w:rsidR="00000000" w:rsidDel="00000000" w:rsidP="00000000" w:rsidRDefault="00000000" w:rsidRPr="00000000" w14:paraId="00000351">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w:t>
      </w:r>
      <w:r w:rsidDel="00000000" w:rsidR="00000000" w:rsidRPr="00000000">
        <w:rPr>
          <w:rFonts w:ascii="Times New Roman" w:cs="Times New Roman" w:eastAsia="Times New Roman" w:hAnsi="Times New Roman"/>
          <w:rtl w:val="0"/>
        </w:rPr>
        <w:t xml:space="preserve"> антифони повсякденні (або зображальні). Все Акафістової суботи.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322 зач.; 9, 24-28. Єв. – Мр. 35 зач.; 8, 27-31. </w:t>
      </w:r>
      <w:r w:rsidDel="00000000" w:rsidR="00000000" w:rsidRPr="00000000">
        <w:rPr>
          <w:rFonts w:ascii="Times New Roman" w:cs="Times New Roman" w:eastAsia="Times New Roman" w:hAnsi="Times New Roman"/>
          <w:i w:val="1"/>
          <w:rtl w:val="0"/>
        </w:rPr>
        <w:t xml:space="preserve">Богородиці:</w:t>
      </w:r>
      <w:r w:rsidDel="00000000" w:rsidR="00000000" w:rsidRPr="00000000">
        <w:rPr>
          <w:rFonts w:ascii="Times New Roman" w:cs="Times New Roman" w:eastAsia="Times New Roman" w:hAnsi="Times New Roman"/>
          <w:rtl w:val="0"/>
        </w:rPr>
        <w:t xml:space="preserve"> Ап. – Євр. 320 зач.; 9, 1-7. Єв. – Лк. 54 зач.; 10, 38-42; 11, 27-28.</w:t>
      </w:r>
    </w:p>
    <w:p w:rsidR="00000000" w:rsidDel="00000000" w:rsidP="00000000" w:rsidRDefault="00000000" w:rsidRPr="00000000" w14:paraId="000003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5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354">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6 </w:t>
      </w:r>
      <w:r w:rsidDel="00000000" w:rsidR="00000000" w:rsidRPr="00000000">
        <w:rPr>
          <w:rFonts w:ascii="Times New Roman" w:cs="Times New Roman" w:eastAsia="Times New Roman" w:hAnsi="Times New Roman"/>
          <w:i w:val="1"/>
          <w:color w:val="ff0000"/>
          <w:rtl w:val="0"/>
        </w:rPr>
        <w:t xml:space="preserve">Неділя 5-та Великого посту. Глас 8. Єв. 8. </w:t>
      </w:r>
    </w:p>
    <w:p w:rsidR="00000000" w:rsidDel="00000000" w:rsidP="00000000" w:rsidRDefault="00000000" w:rsidRPr="00000000" w14:paraId="0000035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Переставлення святого отця нашого Методія, учителя слов’янського. </w:t>
      </w:r>
    </w:p>
    <w:p w:rsidR="00000000" w:rsidDel="00000000" w:rsidP="00000000" w:rsidRDefault="00000000" w:rsidRPr="00000000" w14:paraId="0000035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отця нашого Євтихія, архиєпископа Царгородського.</w:t>
      </w:r>
    </w:p>
    <w:p w:rsidR="00000000" w:rsidDel="00000000" w:rsidP="00000000" w:rsidRDefault="00000000" w:rsidRPr="00000000" w14:paraId="0000035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7 воскрес. і 3 прп. </w:t>
      </w:r>
      <w:r w:rsidDel="00000000" w:rsidR="00000000" w:rsidRPr="00000000">
        <w:rPr>
          <w:rFonts w:ascii="Times New Roman" w:cs="Times New Roman" w:eastAsia="Times New Roman" w:hAnsi="Times New Roman"/>
          <w:i w:val="1"/>
          <w:color w:val="ff0000"/>
          <w:rtl w:val="0"/>
        </w:rPr>
        <w:t xml:space="preserve">(Марії Єгипетської)</w:t>
      </w:r>
      <w:r w:rsidDel="00000000" w:rsidR="00000000" w:rsidRPr="00000000">
        <w:rPr>
          <w:rFonts w:ascii="Times New Roman" w:cs="Times New Roman" w:eastAsia="Times New Roman" w:hAnsi="Times New Roman"/>
          <w:color w:val="ff0000"/>
          <w:rtl w:val="0"/>
        </w:rPr>
        <w:t xml:space="preserve">, Слава: прп., І нині: богородичний-догмат 8-го гласу. Вхід. Прокімен дня. Стиховня воскресна. По «Отче наш...»: тропар воскрес., Слава: тропар прп., І нині: богородичний з неділ. за гласом «Слава». Відпуст великий недільний, з поминанням прп.</w:t>
      </w:r>
    </w:p>
    <w:p w:rsidR="00000000" w:rsidDel="00000000" w:rsidP="00000000" w:rsidRDefault="00000000" w:rsidRPr="00000000" w14:paraId="0000035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Після «Бог Господь»: тропар воскрес. (2), Слава: тропар прп., І нині: богородичний з неділ. за гласом тропаря прп. Катизми чергові, сідальні воскрес. «Ангельський собор», іпакой, степенна і прокімен 8-го гласу. Єв. – Ів. 64 зач.; 20, 11-18. «Воскресіння Христове...». Пс. 50, стихира Слава: «Покаяння відкрий мені двері...», І нині: «На спасення стежки...» і т. д.; Канон недільний, Тріоді і прп. Катавасія «Відкрию...». По 3-ій – сідальний прп. Слава, і нині: богородичний. По 6-ій – кондак-ікос прп. На 9-ій пісні – «Чеснішу...». По 9-ій – «Свят Господь Бог наш» (3), світильні воскрес. Слава: світильний прп., І нині: богородичний; Хвалитних стихир 9: неділ. 8 та один Тріоді з приспівом «Воскресни, Господи Боже мій, нехай піднесеться рука Твоя», Слава: та сама стихира, І нині: «Преблагословенна...». по Вел. славослов’ї – тропар «Воскресши із гробу». Відпуст великий недільний, з поминанням прп. </w:t>
      </w:r>
    </w:p>
    <w:p w:rsidR="00000000" w:rsidDel="00000000" w:rsidP="00000000" w:rsidRDefault="00000000" w:rsidRPr="00000000" w14:paraId="00000359">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35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воскрес., Слава: на 3-му і 9-му – прп.; на 6-му – храму. Кондаки: на 1-му і 9-му – Тріоді; на 3-му – прп.; на 6-му – храму. </w:t>
      </w:r>
    </w:p>
    <w:p w:rsidR="00000000" w:rsidDel="00000000" w:rsidP="00000000" w:rsidRDefault="00000000" w:rsidRPr="00000000" w14:paraId="0000035B">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35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Божественна Літургія св. Василія Великого:</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і прп., Слава: кондак прп., І нині: богородичний. Прокімен неділі і прп. Алилуя неділі. Читання: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Євр. 321 зач.; 9, 11-14. Єв. – Мр. 47 зач.; 10, 32-45.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Гал. 208 зач.; 3, 23- 29. Єв. – Лк. 33 зач.; 7, 36-50. Замість «Достойно» – «Тобою радується…». Причасний «Хваліте» і «В пам’ять вічну».</w:t>
      </w:r>
    </w:p>
    <w:p w:rsidR="00000000" w:rsidDel="00000000" w:rsidP="00000000" w:rsidRDefault="00000000" w:rsidRPr="00000000" w14:paraId="0000035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3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3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Тиждень 6-ий Великого посту. </w:t>
      </w:r>
    </w:p>
    <w:p w:rsidR="00000000" w:rsidDel="00000000" w:rsidP="00000000" w:rsidRDefault="00000000" w:rsidRPr="00000000" w14:paraId="000003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Юрія, єпископа Мітилинського. </w:t>
      </w:r>
    </w:p>
    <w:p w:rsidR="00000000" w:rsidDel="00000000" w:rsidP="00000000" w:rsidRDefault="00000000" w:rsidRPr="00000000" w14:paraId="000003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катизми немає. На «Господи, взиваю» 10 стихир: 4 покаянні Октоїха: (2 із стиховні Вечірні і 2 із стиховні Утрені), 3 Тріоді, та 3 прп., Сл., І нині: звич. богород. за гласом Сл.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 </w:t>
      </w:r>
    </w:p>
    <w:p w:rsidR="00000000" w:rsidDel="00000000" w:rsidP="00000000" w:rsidRDefault="00000000" w:rsidRPr="00000000" w14:paraId="0000036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 8-го гласу. Катизми 3; сідал.: 1-ий – Октоїха, 2-ий і 3-ій – Тріоді. Пс. 50. Канон прп. і Тріоді, які переплітаються із піснями: на 1-ій, 8-ій, і 9-ій піснях – канон прп. і два канони Тріоді. На 3-ій, 4-ій, 5-ій, 6-ій і 7-ій –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3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48, 17-22; 49, 1-4.</w:t>
      </w:r>
    </w:p>
    <w:p w:rsidR="00000000" w:rsidDel="00000000" w:rsidP="00000000" w:rsidRDefault="00000000" w:rsidRPr="00000000" w14:paraId="0000036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36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Святих апостолів Іродіона, Агава, Руфа, Асинкріта, Флегонта і Єрма. </w:t>
      </w:r>
    </w:p>
    <w:p w:rsidR="00000000" w:rsidDel="00000000" w:rsidP="00000000" w:rsidRDefault="00000000" w:rsidRPr="00000000" w14:paraId="0000036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Тріоді і 3 апп., Сл., І нині: богород. Прокімен Тріоді: «Хваліте Господа» і одне читання Тріоді: Бт. 27, 1-41, відтак другий прокімен: «Вознесись, Боже» і друге читання: Прип. 19, 16-25. «Сподоби, Господи». Стиховня Тріоді. По «Отче наш» все, як у Часослові. Відпуст з помин. дня і апп. </w:t>
      </w:r>
    </w:p>
    <w:p w:rsidR="00000000" w:rsidDel="00000000" w:rsidP="00000000" w:rsidRDefault="00000000" w:rsidRPr="00000000" w14:paraId="000003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 8-го гласу. Катизми 3; сідал.: 1-ий – Октоїха, 2-ий і 3-ій – Тріоді. Пс. 50 і канон. Канон апп. і  Тріоді, які переплітаються із піснями: на 1-ій, 3-ій, 4-ій, 5-ій, 6-ій, та 7-ій піснях – канон апп. На 2-ій – два канони Тріоді; на 8-ій та 9-ій – канон апп. і два канони Тріоді. Катавасією буде завжди ірмос останнього канону. По 3-ій – сідал. апп., по 6-ій – конд.-ікос апп. По 9-ій – «Достойно» і по єктенії – світил. гласу. Перед мал. славослов’ям ієрей виголошує: «Тобі належить слава». Стиховня Тріоді, Сл, І нині: звич. богород. за гласом Сл. «Добре воно» (2), по «Отче наш»: тропар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36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49, 6-10.</w:t>
      </w:r>
    </w:p>
    <w:p w:rsidR="00000000" w:rsidDel="00000000" w:rsidP="00000000" w:rsidRDefault="00000000" w:rsidRPr="00000000" w14:paraId="0000036B">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C">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36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Святого мученика Євпсихія. </w:t>
      </w:r>
    </w:p>
    <w:p w:rsidR="00000000" w:rsidDel="00000000" w:rsidP="00000000" w:rsidRDefault="00000000" w:rsidRPr="00000000" w14:paraId="000003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3 мч., Сл., І нині: хрестобогород. за гласом Сл. Прокімен Тріоді: «Початок мудрості» і читання Тріоді: Бт. 31, 3-16; другий прокімен: «Він ласкавий і милостивий» і читання: Прип. 21, 3-21. «Сподоби, Господи». Стиховня Тріоді. По «Отче наш» – все, як у Часослові. Відпуст з помин. дня і мч. </w:t>
      </w:r>
    </w:p>
    <w:p w:rsidR="00000000" w:rsidDel="00000000" w:rsidP="00000000" w:rsidRDefault="00000000" w:rsidRPr="00000000" w14:paraId="000003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8-го гласу. Катизми 3; сідал.: 1-й – Октоїха, 2-й і 3-й – Тріоді. Пс. 50 і канон. На 3-ій, 8-ій, та 9-ій піснях – канон мч. та два Тріоді. На інших – тільки канон мч. Катавасією буде завжди ірмос останнього канону. По 3-ій – сідал. мч., по 6-ій – конд.-ікос мч. По 9-ій – «Достойно» і по єктенії – світил. гласу. Перед мал. славослов’ям ієрей виголошує: «Тобі належить слава». Стиховня Тріоді. «Добре воно» (2), по «Отче наш» –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3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58, 1-11.</w:t>
      </w:r>
    </w:p>
    <w:p w:rsidR="00000000" w:rsidDel="00000000" w:rsidP="00000000" w:rsidRDefault="00000000" w:rsidRPr="00000000" w14:paraId="000003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37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37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Святих мучеників Терентія, Помпія і тих, що з ними. </w:t>
      </w:r>
    </w:p>
    <w:p w:rsidR="00000000" w:rsidDel="00000000" w:rsidP="00000000" w:rsidRDefault="00000000" w:rsidRPr="00000000" w14:paraId="0000037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«Господи, взиваю» 10 стихир: 6 Тріоді та 4 мчч., Сл.: прп., І нині: богород. на глас Сл. Прокімен: «Я буду перед Господом ходити», читання: Бт. 43, 26-31; 45, 1-17; другий прокімен: «Виконаю обіти мої Господеві», читання: Прип. 21, 23-22, 5. Далі - за чином Літургія Передосвячених Дарів.</w:t>
      </w:r>
    </w:p>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9">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8-го гласу. Катизми 3; сідал.: 1-й – Октоїха, 2-й і 3-й – Тріоді. Пс. 50 і канон. На 4-ій, 8-ій, та 9-ій – канон мчч. та два Тріоді. На інших – тільки канон мчч. Катавасією по 3-ій, 4-ій, 6-ій, 8-ій та 9-ій піснях буде ірмос останнього канону. По 3-ій – сідал. мчч., по 6-ій – конд.-ікос мчч. По 9-ій – «Достойно» і по єктенії – світил. гласу. Перед мал. славослов’ям ієрей  виголошує: «Тобі належить слава». Стиховня Тріоді. «Добре воно» (2), по «Отче наш» –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65, 8-16.</w:t>
      </w:r>
    </w:p>
    <w:p w:rsidR="00000000" w:rsidDel="00000000" w:rsidP="00000000" w:rsidRDefault="00000000" w:rsidRPr="00000000" w14:paraId="0000037B">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37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Святого священномученика Антипи, єпископа Пергаму Азійського. </w:t>
      </w:r>
    </w:p>
    <w:p w:rsidR="00000000" w:rsidDel="00000000" w:rsidP="00000000" w:rsidRDefault="00000000" w:rsidRPr="00000000" w14:paraId="0000037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та 3 свщмч., Сл., І нині: богород. за гл. Сл. Прокімен Тріоді: «До Господа взиваю» і одне читання Тріоді: Бт. 46, 1-7, відтак другий прокімен: «Господь тебе від усього злого стерегтиме» і друге читання: Прип. 23, 15-24, 5. «Сподоби, Господи». Стиховня Тріоді. По «Отче наш» – все, як у Часослові.</w:t>
      </w:r>
    </w:p>
    <w:p w:rsidR="00000000" w:rsidDel="00000000" w:rsidP="00000000" w:rsidRDefault="00000000" w:rsidRPr="00000000" w14:paraId="000003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8-го гласу. Катизми 3; сідал.: 1-ий – Октоїха, 2-ий і 3-ій – Тріоді. Пс. 50 і канон. На 5-ій, 8-ій, та 9-ій – канон свщмч. та два Тріоді. На інших – тільки канон свщмч. Катавасією буде завжди ірмос останнього канону. По 3-ій – сідал. свщмч., по 6-ій – конд.-ікос  свщмч.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3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66, 10-24.</w:t>
      </w:r>
    </w:p>
    <w:p w:rsidR="00000000" w:rsidDel="00000000" w:rsidP="00000000" w:rsidRDefault="00000000" w:rsidRPr="00000000" w14:paraId="000003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3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Субота Лазарева.</w:t>
      </w:r>
    </w:p>
    <w:p w:rsidR="00000000" w:rsidDel="00000000" w:rsidP="00000000" w:rsidRDefault="00000000" w:rsidRPr="00000000" w14:paraId="000003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й ісповідника Василія, єпископа Парійського. </w:t>
      </w:r>
    </w:p>
    <w:p w:rsidR="00000000" w:rsidDel="00000000" w:rsidP="00000000" w:rsidRDefault="00000000" w:rsidRPr="00000000" w14:paraId="0000038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10 стихир Тріоді, Сл.: Тріоді,  І нині: Тріоді. Прокімен: «Допомога наша», читання: Бт. 49, 33-50, 1-26; другий прокімен: «Ті, що надіються на Господа», читання: Прип. 31, 8-31. Далі, як звичайно, Літургія Передосвячених Дарів. Причасний «Вкусіте» і св. Відпуст свята з поминанням ісп. </w:t>
      </w:r>
    </w:p>
    <w:p w:rsidR="00000000" w:rsidDel="00000000" w:rsidP="00000000" w:rsidRDefault="00000000" w:rsidRPr="00000000" w14:paraId="00000387">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Від цієї суботи аж до неділі ап. Томи включно співаємо тільки службу з Тріоді. </w:t>
      </w:r>
    </w:p>
    <w:p w:rsidR="00000000" w:rsidDel="00000000" w:rsidP="00000000" w:rsidRDefault="00000000" w:rsidRPr="00000000" w14:paraId="000003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(2), Сл., І нині: свята. Катизми черг., сідальні свята. Перед другим сідальним співаємо «Ангельський собор», а після – «Воскресіння Христове». Пс. 50 і одразу два канони свята. Від 6-ї пісні додається чотирипіснець свята. Катавасія після кожної пісні – ірмос канону Тріоді. По 3-ій – сідальний свята, по 6-ій – конд.-ікос свята. На 9-ій не співаємо «Чеснішу»; по 9-ій – «Свят Господь Бог наш» (3), світильний свята. Хвалитні – 8, всі свята, Сл.: свята, І нині: «Преблагословенна». По вел. славослов’ї – тропар свята. Відпуст свята. </w:t>
      </w:r>
    </w:p>
    <w:p w:rsidR="00000000" w:rsidDel="00000000" w:rsidP="00000000" w:rsidRDefault="00000000" w:rsidRPr="00000000" w14:paraId="0000038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і кондак свята. </w:t>
      </w:r>
    </w:p>
    <w:p w:rsidR="00000000" w:rsidDel="00000000" w:rsidP="00000000" w:rsidRDefault="00000000" w:rsidRPr="00000000" w14:paraId="000003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w:t>
      </w:r>
      <w:r w:rsidDel="00000000" w:rsidR="00000000" w:rsidRPr="00000000">
        <w:rPr>
          <w:rFonts w:ascii="Times New Roman" w:cs="Times New Roman" w:eastAsia="Times New Roman" w:hAnsi="Times New Roman"/>
          <w:rtl w:val="0"/>
        </w:rPr>
        <w:t xml:space="preserve"> вся служба свята; замість Трисвятого співаємо: «Ви, що в Христа хрестилися». Ап. – Євр. 333 зач.; 12, 28-13, 8. Єв. – Ів. 39 зач.; 11, 1-45. Замість «Достойно» - ірмос 9-ї пісні канону утрені. Причасний свята.</w:t>
      </w:r>
    </w:p>
    <w:p w:rsidR="00000000" w:rsidDel="00000000" w:rsidP="00000000" w:rsidRDefault="00000000" w:rsidRPr="00000000" w14:paraId="000003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38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38D">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13 </w:t>
      </w:r>
      <w:r w:rsidDel="00000000" w:rsidR="00000000" w:rsidRPr="00000000">
        <w:rPr>
          <w:rFonts w:ascii="Times New Roman" w:cs="Times New Roman" w:eastAsia="Times New Roman" w:hAnsi="Times New Roman"/>
          <w:i w:val="1"/>
          <w:color w:val="ff0000"/>
          <w:rtl w:val="0"/>
        </w:rPr>
        <w:t xml:space="preserve">Неділя 6-та Великого посту, квітна. </w:t>
      </w:r>
    </w:p>
    <w:p w:rsidR="00000000" w:rsidDel="00000000" w:rsidP="00000000" w:rsidRDefault="00000000" w:rsidRPr="00000000" w14:paraId="0000038E">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b w:val="1"/>
          <w:i w:val="1"/>
          <w:color w:val="ff0000"/>
          <w:rtl w:val="0"/>
        </w:rPr>
        <w:t xml:space="preserve"> ВХІД ГОСПОДНІЙ В ЄРУСАЛИМ.</w:t>
      </w: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38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Артемона і тих, що з ним.</w:t>
      </w:r>
    </w:p>
    <w:p w:rsidR="00000000" w:rsidDel="00000000" w:rsidP="00000000" w:rsidRDefault="00000000" w:rsidRPr="00000000" w14:paraId="00000390">
      <w:pPr>
        <w:spacing w:before="240" w:lineRule="auto"/>
        <w:rPr>
          <w:rFonts w:ascii="Times New Roman" w:cs="Times New Roman" w:eastAsia="Times New Roman" w:hAnsi="Times New Roman"/>
          <w:color w:val="ff0000"/>
          <w:u w:val="single"/>
        </w:rPr>
      </w:pPr>
      <w:r w:rsidDel="00000000" w:rsidR="00000000" w:rsidRPr="00000000">
        <w:rPr>
          <w:rFonts w:ascii="Times New Roman" w:cs="Times New Roman" w:eastAsia="Times New Roman" w:hAnsi="Times New Roman"/>
          <w:i w:val="1"/>
          <w:color w:val="ff0000"/>
          <w:rtl w:val="0"/>
        </w:rPr>
        <w:t xml:space="preserve">Вечірня (світлі ризи):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свята, Сл., І нині: свята. Прокімен дня. Три читання: Буття 49, 1-2, 8-12; Софонії 3, 14-19; Захарії 9, 9-15. Литія і стиховня свята. По «Отче наш»: тропар, глас 1 «Спільне Воскресіння» (2) і тропар, глас 4 «Поховані з Тобою» (1). Великий відпуст свята. </w:t>
      </w:r>
      <w:r w:rsidDel="00000000" w:rsidR="00000000" w:rsidRPr="00000000">
        <w:rPr>
          <w:rFonts w:ascii="Times New Roman" w:cs="Times New Roman" w:eastAsia="Times New Roman" w:hAnsi="Times New Roman"/>
          <w:color w:val="ff0000"/>
          <w:u w:val="single"/>
          <w:rtl w:val="0"/>
        </w:rPr>
        <w:t xml:space="preserve"> </w:t>
      </w:r>
    </w:p>
    <w:p w:rsidR="00000000" w:rsidDel="00000000" w:rsidP="00000000" w:rsidRDefault="00000000" w:rsidRPr="00000000" w14:paraId="00000391">
      <w:pPr>
        <w:spacing w:before="240" w:lineRule="auto"/>
        <w:rPr>
          <w:rFonts w:ascii="Times New Roman" w:cs="Times New Roman" w:eastAsia="Times New Roman" w:hAnsi="Times New Roman"/>
          <w:color w:val="ff0000"/>
          <w:u w:val="single"/>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«Спільне воскресіння» (2), Сл., І нині: «Поховані з Тобою». Катизми чергові, сідальні свята. Полієлей, Величання, сідальний свята. Степенна, глас 4: «Від юності моєї». Прокімен свята, Єв. Мт. 83; 21, 1-11, 15-17. «Воскресіння Христове» не співаємо. Пс. 50 </w:t>
      </w:r>
      <w:r w:rsidDel="00000000" w:rsidR="00000000" w:rsidRPr="00000000">
        <w:rPr>
          <w:rFonts w:ascii="Times New Roman" w:cs="Times New Roman" w:eastAsia="Times New Roman" w:hAnsi="Times New Roman"/>
          <w:i w:val="1"/>
          <w:color w:val="ff0000"/>
          <w:rtl w:val="0"/>
        </w:rPr>
        <w:t xml:space="preserve">(під час читання псалма священик кадить галузки, по закінченні псалма читає молитви і кропить галузки свяченою водою)</w:t>
      </w:r>
      <w:r w:rsidDel="00000000" w:rsidR="00000000" w:rsidRPr="00000000">
        <w:rPr>
          <w:rFonts w:ascii="Times New Roman" w:cs="Times New Roman" w:eastAsia="Times New Roman" w:hAnsi="Times New Roman"/>
          <w:color w:val="ff0000"/>
          <w:rtl w:val="0"/>
        </w:rPr>
        <w:t xml:space="preserve">. Стихира свята. Канон свята, катавасія – ірмос канону свята. По 3-ій пісні – іпакой свята, по 6-ій – конд.-ікос свята. Немає «Чеснішу». По 9-ій – «Свят Господь Бог наш» (3). Хвалитні 6, всі свята. Сл., І нині: свята. По вел. славослов’ї – тропар «Всезагальне Воскресіння», Сл., І нині: «Поховані з Тобою».  Великий відпуст свята.</w:t>
      </w:r>
      <w:r w:rsidDel="00000000" w:rsidR="00000000" w:rsidRPr="00000000">
        <w:rPr>
          <w:rtl w:val="0"/>
        </w:rPr>
      </w:r>
    </w:p>
    <w:p w:rsidR="00000000" w:rsidDel="00000000" w:rsidP="00000000" w:rsidRDefault="00000000" w:rsidRPr="00000000" w14:paraId="00000392">
      <w:pPr>
        <w:spacing w:after="20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і кондак свята.</w:t>
      </w:r>
    </w:p>
    <w:p w:rsidR="00000000" w:rsidDel="00000000" w:rsidP="00000000" w:rsidRDefault="00000000" w:rsidRPr="00000000" w14:paraId="00000393">
      <w:pPr>
        <w:spacing w:after="20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Йоана Золотоустого: </w:t>
      </w:r>
      <w:r w:rsidDel="00000000" w:rsidR="00000000" w:rsidRPr="00000000">
        <w:rPr>
          <w:rFonts w:ascii="Times New Roman" w:cs="Times New Roman" w:eastAsia="Times New Roman" w:hAnsi="Times New Roman"/>
          <w:color w:val="ff0000"/>
          <w:rtl w:val="0"/>
        </w:rPr>
        <w:t xml:space="preserve">антифони свята. Після входу тропар «Всезагальне Воскресіння», Сл.: «Поховані з Тобою»., І нині: конд. свята. Співаємо Трисвяте. Прокімен, алилуя і причасний свята. Ап. Флп. зач. 247; 4, 4-9; Єв. Ів. зач. 41; 12, 1-8. Замість «Достойно» - ірмос 9-ї пісні канону утрені з його приспівом. </w:t>
      </w:r>
    </w:p>
    <w:p w:rsidR="00000000" w:rsidDel="00000000" w:rsidP="00000000" w:rsidRDefault="00000000" w:rsidRPr="00000000" w14:paraId="0000039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3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3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Великий понеділок.</w:t>
      </w:r>
    </w:p>
    <w:p w:rsidR="00000000" w:rsidDel="00000000" w:rsidP="00000000" w:rsidRDefault="00000000" w:rsidRPr="00000000" w14:paraId="000003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отця нашого Мартина Ісповідника, папи Римського. Святих мучеників Віленських: Антонія, Івана і Євстатія. </w:t>
      </w:r>
    </w:p>
    <w:p w:rsidR="00000000" w:rsidDel="00000000" w:rsidP="00000000" w:rsidRDefault="00000000" w:rsidRPr="00000000" w14:paraId="000003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катизми немає. На «Господи, взиваю» 6 стихир Тріоді, Сл.: Тріоді, І нині: Тріоді. Вхід. Прокімен дня і одразу «Сподоби Господи». Стиховня Тріоді. По «Отче наш» співаємо 3 тропарі з поклонами, а «Під Твою милість» – без поклону. «Господи, помилуй» (40) й інше, як у Часослові, тільки до кінця 3-го великого поклону – молитви св. Єфрема і одразу виголос: «Слава Тобі, Христе Боже». Відпуст «Господь, що гряде на вольну страсть…». </w:t>
      </w:r>
    </w:p>
    <w:p w:rsidR="00000000" w:rsidDel="00000000" w:rsidP="00000000" w:rsidRDefault="00000000" w:rsidRPr="00000000" w14:paraId="000003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Мт. зач. 84; 21, 18-43. Пс. 50. «Спаси, Боже». Трипіснець Тріоді. Після 1-ої пісні – мала єктенія; на 9-ій пісні «Чеснішу» не співається, ані «Достойно»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єктенії «Сповнім», – стиховня Тріоді та все інше з поклонами, як у посні дні Великого посту, </w:t>
      </w:r>
      <w:r w:rsidDel="00000000" w:rsidR="00000000" w:rsidRPr="00000000">
        <w:rPr>
          <w:rFonts w:ascii="Times New Roman" w:cs="Times New Roman" w:eastAsia="Times New Roman" w:hAnsi="Times New Roman"/>
          <w:i w:val="1"/>
          <w:rtl w:val="0"/>
        </w:rPr>
        <w:t xml:space="preserve">і якщо не приєднуємо перший час, то відпуст:</w:t>
      </w:r>
      <w:r w:rsidDel="00000000" w:rsidR="00000000" w:rsidRPr="00000000">
        <w:rPr>
          <w:rFonts w:ascii="Times New Roman" w:cs="Times New Roman" w:eastAsia="Times New Roman" w:hAnsi="Times New Roman"/>
          <w:rtl w:val="0"/>
        </w:rPr>
        <w:t xml:space="preserve"> «Господь, що гряде на вольну страсть спасіння нашого ради…». </w:t>
      </w:r>
    </w:p>
    <w:p w:rsidR="00000000" w:rsidDel="00000000" w:rsidP="00000000" w:rsidRDefault="00000000" w:rsidRPr="00000000" w14:paraId="000003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3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r>
    </w:p>
    <w:p w:rsidR="00000000" w:rsidDel="00000000" w:rsidP="00000000" w:rsidRDefault="00000000" w:rsidRPr="00000000" w14:paraId="0000039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39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Великий вівторок.</w:t>
      </w:r>
    </w:p>
    <w:p w:rsidR="00000000" w:rsidDel="00000000" w:rsidP="00000000" w:rsidRDefault="00000000" w:rsidRPr="00000000" w14:paraId="000003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апостолів Аристарха, Пуда і Трофима.</w:t>
      </w:r>
    </w:p>
    <w:p w:rsidR="00000000" w:rsidDel="00000000" w:rsidP="00000000" w:rsidRDefault="00000000" w:rsidRPr="00000000" w14:paraId="000003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 10 стихир Тріоді, Сл., І нині: Тріоді. Вхід з Євангелією. Прокімен: «Благословить тебе Господь від Сіону», читання: Вих. 1, 1-20; прокімен: «Благословляєм Вас ім’ям Господнім», читання: Йова 1, 1-12. Після «Нехай направиться»: «І щоб удостоїтися нам» й ін. та читає Євангеліє Мт. зач.  98; 24, 3-35.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3A0">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Якщо з якоїсь причини не буде Літургії Передосвячених Дарів, то на «Господи, взиваю» співаємо 6 стихир Тріоді, а 3 останніх переносимо на Стиховну із звичайними приспівами, співаючи першу двічі. Вхід творимо з Євангелією і, по другому читанні Тріоді, читаємо Євангеліє, як вище, і все інше з поклонами, за пісним звичаєм).</w:t>
      </w:r>
    </w:p>
    <w:p w:rsidR="00000000" w:rsidDel="00000000" w:rsidP="00000000" w:rsidRDefault="00000000" w:rsidRPr="00000000" w14:paraId="000003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і Єв. Мт. зач. 90; 22, 15-23, 39. Пс. 50. Двопіснець Тріоді. Перед конд.-ікосом – мала єктенія; на 9-ій пісні «Чеснішу» не співається, ані «Достойно»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«Сповнім», – Стиховня Тріоді та все інше з поклонами, як у посні дні Великого посту, </w:t>
      </w:r>
      <w:r w:rsidDel="00000000" w:rsidR="00000000" w:rsidRPr="00000000">
        <w:rPr>
          <w:rFonts w:ascii="Times New Roman" w:cs="Times New Roman" w:eastAsia="Times New Roman" w:hAnsi="Times New Roman"/>
          <w:i w:val="1"/>
          <w:rtl w:val="0"/>
        </w:rPr>
        <w:t xml:space="preserve">і якщо не приєднуємо перший час, то відпуст:</w:t>
      </w:r>
      <w:r w:rsidDel="00000000" w:rsidR="00000000" w:rsidRPr="00000000">
        <w:rPr>
          <w:rFonts w:ascii="Times New Roman" w:cs="Times New Roman" w:eastAsia="Times New Roman" w:hAnsi="Times New Roman"/>
          <w:rtl w:val="0"/>
        </w:rPr>
        <w:t xml:space="preserve"> «Господь, що гряде на вольну страсть спасіння нашого ради…»</w:t>
      </w:r>
    </w:p>
    <w:p w:rsidR="00000000" w:rsidDel="00000000" w:rsidP="00000000" w:rsidRDefault="00000000" w:rsidRPr="00000000" w14:paraId="000003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3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3A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Велика середа. </w:t>
      </w:r>
    </w:p>
    <w:p w:rsidR="00000000" w:rsidDel="00000000" w:rsidP="00000000" w:rsidRDefault="00000000" w:rsidRPr="00000000" w14:paraId="000003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мучениць-дів Агапії, Ірини й Хіонії.</w:t>
      </w:r>
    </w:p>
    <w:p w:rsidR="00000000" w:rsidDel="00000000" w:rsidP="00000000" w:rsidRDefault="00000000" w:rsidRPr="00000000" w14:paraId="000003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 10 стихир Тріоді, Сл., І нині: Тріоді. Вхід з Євангелією. Прокімен: «Воскресни, Господи», читання: Вих. 2, 5-10; прокімен: «Ось, що добре», читання: Йова 1, 13-22. Після «Нехай направиться» – виголос: «І щоб удостоїтися нам» й ін. Євангеліє Мт. зач. 102; 24, 36-26, 2.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3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Ів. зач. 41; 12, 17-50. Пс. 50. Трипіснець Тріоді. По 3-ій пісні – мала єктенія; на 9-ій пісні «Чеснішу» не співається, ані «Достойно» по каноні, але одразу по катавасії – малу єктенію і світил. «Чертог Твій» (2), Сл., І нині: світил. той самий. Хвалитних стихир – 4: Тріоді, Сл., І нині: Тріоді; мале славослов’я і, по «Сповнім», - стиховня Тріоді та все інше з поклонами, як у посні дні Великого посту,</w:t>
      </w:r>
      <w:r w:rsidDel="00000000" w:rsidR="00000000" w:rsidRPr="00000000">
        <w:rPr>
          <w:rFonts w:ascii="Times New Roman" w:cs="Times New Roman" w:eastAsia="Times New Roman" w:hAnsi="Times New Roman"/>
          <w:i w:val="1"/>
          <w:rtl w:val="0"/>
        </w:rPr>
        <w:t xml:space="preserve"> і якщо не приєднуємо перший час, то відпуст:</w:t>
      </w:r>
      <w:r w:rsidDel="00000000" w:rsidR="00000000" w:rsidRPr="00000000">
        <w:rPr>
          <w:rFonts w:ascii="Times New Roman" w:cs="Times New Roman" w:eastAsia="Times New Roman" w:hAnsi="Times New Roman"/>
          <w:rtl w:val="0"/>
        </w:rPr>
        <w:t xml:space="preserve"> «Господь, що гряде на вольну страсть спасіння нашого ради…»</w:t>
      </w:r>
    </w:p>
    <w:p w:rsidR="00000000" w:rsidDel="00000000" w:rsidP="00000000" w:rsidRDefault="00000000" w:rsidRPr="00000000" w14:paraId="000003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3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3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Великий четвер.</w:t>
      </w:r>
    </w:p>
    <w:p w:rsidR="00000000" w:rsidDel="00000000" w:rsidP="00000000" w:rsidRDefault="00000000" w:rsidRPr="00000000" w14:paraId="000003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Симеона, що в Персиді. Преподобного отця нашого Акакія, єпископа Мелітинського.</w:t>
      </w:r>
    </w:p>
    <w:p w:rsidR="00000000" w:rsidDel="00000000" w:rsidP="00000000" w:rsidRDefault="00000000" w:rsidRPr="00000000" w14:paraId="000003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18. На «Господи, взиваю» – 10 стихир Тріоді, Сл., І нині: Тріоді. Вхід з Євангелією. Прокімен: «Сповідайтеся Богу небесному», читання: Вих. 2, 11-22; прокімен: «Господи, милість Твоя повіки», читання: Йова 2, 1-10. Після «Нехай направиться» - виголос: «І щоб удостоїтися нам» й ін. та читає Євангеліє Мт. зач. 108; 26, 6-16.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3AF">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По відпусті Літургії Передосвячених Дарів вже більше не творимо поклонів у храмі, за винятком трьох доземних поклонів перед Плащаницею зі співом тропаря «Благообразний Йосиф», а також поясних поклонів зі співом «Слава страстям Твоїм, Господи» і, за звичаєм, «Слава довготерпінню Твоєму, Господи» відповідно - перед і після читання Євангелія.</w:t>
      </w:r>
    </w:p>
    <w:p w:rsidR="00000000" w:rsidDel="00000000" w:rsidP="00000000" w:rsidRDefault="00000000" w:rsidRPr="00000000" w14:paraId="000003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розлого і мелізматично на 8 глас і тропар «Коли славні учні» (2), Сл., І нині: той самий. Після цього відразу: «Щоб удостоїтись нам», Єв. Лк. зач. 108; 22, 1-39. Пс. 50. Канон Тріоді. Катавасія після кожної пісні – той самий ірмос. По 3-ій пісні – сідальний. По 6-ій – кондак-ікос. На 9-ій пісні «Чеснішу» не співається, ані «Достойно» по каноні, але одразу по катавасії – мала єктенія і світильний «Чертог Твій» (2), Сл., І нині: той самий. Хвалитних стихир – 4 Тріоді, Сл., І нині: Тріоді. Мале славослов’я і, по єктенії «Сповнім» – стиховня Тріоді зі своїми приспівами. «Благо є» </w:t>
      </w:r>
      <w:r w:rsidDel="00000000" w:rsidR="00000000" w:rsidRPr="00000000">
        <w:rPr>
          <w:rFonts w:ascii="Times New Roman" w:cs="Times New Roman" w:eastAsia="Times New Roman" w:hAnsi="Times New Roman"/>
          <w:i w:val="1"/>
          <w:rtl w:val="0"/>
        </w:rPr>
        <w:t xml:space="preserve">(1 р.)</w:t>
      </w:r>
      <w:r w:rsidDel="00000000" w:rsidR="00000000" w:rsidRPr="00000000">
        <w:rPr>
          <w:rFonts w:ascii="Times New Roman" w:cs="Times New Roman" w:eastAsia="Times New Roman" w:hAnsi="Times New Roman"/>
          <w:rtl w:val="0"/>
        </w:rPr>
        <w:t xml:space="preserve">. По «Отче наш» – тропар «Коли славні учні» (1) без богородичного. Єктенія «Помилуй нас, Боже» </w:t>
      </w:r>
      <w:r w:rsidDel="00000000" w:rsidR="00000000" w:rsidRPr="00000000">
        <w:rPr>
          <w:rFonts w:ascii="Times New Roman" w:cs="Times New Roman" w:eastAsia="Times New Roman" w:hAnsi="Times New Roman"/>
          <w:i w:val="1"/>
          <w:rtl w:val="0"/>
        </w:rPr>
        <w:t xml:space="preserve">і якщо не приєднуємо перший час, то відпуст:</w:t>
      </w:r>
      <w:r w:rsidDel="00000000" w:rsidR="00000000" w:rsidRPr="00000000">
        <w:rPr>
          <w:rFonts w:ascii="Times New Roman" w:cs="Times New Roman" w:eastAsia="Times New Roman" w:hAnsi="Times New Roman"/>
          <w:rtl w:val="0"/>
        </w:rPr>
        <w:t xml:space="preserve"> «Господь, що гряде на вольну страсть спасіння нашого ради…»</w:t>
      </w:r>
    </w:p>
    <w:p w:rsidR="00000000" w:rsidDel="00000000" w:rsidP="00000000" w:rsidRDefault="00000000" w:rsidRPr="00000000" w14:paraId="000003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Великого Четверга.</w:t>
      </w:r>
    </w:p>
    <w:p w:rsidR="00000000" w:rsidDel="00000000" w:rsidP="00000000" w:rsidRDefault="00000000" w:rsidRPr="00000000" w14:paraId="000003B2">
      <w:pPr>
        <w:shd w:fill="ffffff" w:val="clear"/>
        <w:spacing w:after="240" w:befor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Вечірня з Літургією св. Василія Великого</w:t>
      </w:r>
    </w:p>
    <w:p w:rsidR="00000000" w:rsidDel="00000000" w:rsidP="00000000" w:rsidRDefault="00000000" w:rsidRPr="00000000" w14:paraId="000003B3">
      <w:pP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Перед службою в катедральних церквах архиєрей освячує антимінси, на літургії, після</w:t>
      </w:r>
      <w:r w:rsidDel="00000000" w:rsidR="00000000" w:rsidRPr="00000000">
        <w:rPr>
          <w:rFonts w:ascii="Times New Roman" w:cs="Times New Roman" w:eastAsia="Times New Roman" w:hAnsi="Times New Roman"/>
          <w:rtl w:val="0"/>
        </w:rPr>
        <w:t xml:space="preserve"> І нехай будуть милості – </w:t>
      </w:r>
      <w:r w:rsidDel="00000000" w:rsidR="00000000" w:rsidRPr="00000000">
        <w:rPr>
          <w:rFonts w:ascii="Times New Roman" w:cs="Times New Roman" w:eastAsia="Times New Roman" w:hAnsi="Times New Roman"/>
          <w:i w:val="1"/>
          <w:rtl w:val="0"/>
        </w:rPr>
        <w:t xml:space="preserve">освячує миро, а по заамвонній молитві – омиває ноги.</w:t>
      </w:r>
    </w:p>
    <w:p w:rsidR="00000000" w:rsidDel="00000000" w:rsidP="00000000" w:rsidRDefault="00000000" w:rsidRPr="00000000" w14:paraId="000003B4">
      <w:pPr>
        <w:shd w:fill="ffffff" w:val="clear"/>
        <w:spacing w:after="240" w:befor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Ієрей, одягнений у всі ризи багряної або іншої темної барви, звершивши проскомидію, стає перед святою трапезою, відсуває катапетасму (царські врата зачинені до </w:t>
      </w:r>
      <w:r w:rsidDel="00000000" w:rsidR="00000000" w:rsidRPr="00000000">
        <w:rPr>
          <w:rFonts w:ascii="Times New Roman" w:cs="Times New Roman" w:eastAsia="Times New Roman" w:hAnsi="Times New Roman"/>
          <w:rtl w:val="0"/>
        </w:rPr>
        <w:t xml:space="preserve">Світло тихе</w:t>
      </w:r>
      <w:r w:rsidDel="00000000" w:rsidR="00000000" w:rsidRPr="00000000">
        <w:rPr>
          <w:rFonts w:ascii="Times New Roman" w:cs="Times New Roman" w:eastAsia="Times New Roman" w:hAnsi="Times New Roman"/>
          <w:i w:val="1"/>
          <w:rtl w:val="0"/>
        </w:rPr>
        <w:t xml:space="preserve">), а диякон виходить південними дверима перед царські врата і виголошує:</w:t>
      </w:r>
      <w:r w:rsidDel="00000000" w:rsidR="00000000" w:rsidRPr="00000000">
        <w:rPr>
          <w:rFonts w:ascii="Times New Roman" w:cs="Times New Roman" w:eastAsia="Times New Roman" w:hAnsi="Times New Roman"/>
          <w:rtl w:val="0"/>
        </w:rPr>
        <w:t xml:space="preserve"> Благослови, владико.</w:t>
      </w:r>
    </w:p>
    <w:p w:rsidR="00000000" w:rsidDel="00000000" w:rsidP="00000000" w:rsidRDefault="00000000" w:rsidRPr="00000000" w14:paraId="000003B5">
      <w:pPr>
        <w:spacing w:after="240" w:befor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Ієрей: </w:t>
      </w:r>
      <w:r w:rsidDel="00000000" w:rsidR="00000000" w:rsidRPr="00000000">
        <w:rPr>
          <w:rFonts w:ascii="Times New Roman" w:cs="Times New Roman" w:eastAsia="Times New Roman" w:hAnsi="Times New Roman"/>
          <w:rtl w:val="0"/>
        </w:rPr>
        <w:t xml:space="preserve">Благословенне Царство:</w:t>
      </w:r>
      <w:r w:rsidDel="00000000" w:rsidR="00000000" w:rsidRPr="00000000">
        <w:rPr>
          <w:rFonts w:ascii="Times New Roman" w:cs="Times New Roman" w:eastAsia="Times New Roman" w:hAnsi="Times New Roman"/>
          <w:i w:val="1"/>
          <w:rtl w:val="0"/>
        </w:rPr>
        <w:t xml:space="preserve"> Лик:</w:t>
      </w:r>
      <w:r w:rsidDel="00000000" w:rsidR="00000000" w:rsidRPr="00000000">
        <w:rPr>
          <w:rFonts w:ascii="Times New Roman" w:cs="Times New Roman" w:eastAsia="Times New Roman" w:hAnsi="Times New Roman"/>
          <w:rtl w:val="0"/>
        </w:rPr>
        <w:t xml:space="preserve"> Амінь. </w:t>
      </w:r>
      <w:r w:rsidDel="00000000" w:rsidR="00000000" w:rsidRPr="00000000">
        <w:rPr>
          <w:rFonts w:ascii="Times New Roman" w:cs="Times New Roman" w:eastAsia="Times New Roman" w:hAnsi="Times New Roman"/>
          <w:i w:val="1"/>
          <w:rtl w:val="0"/>
        </w:rPr>
        <w:t xml:space="preserve">І співаємо</w:t>
      </w:r>
      <w:r w:rsidDel="00000000" w:rsidR="00000000" w:rsidRPr="00000000">
        <w:rPr>
          <w:rFonts w:ascii="Times New Roman" w:cs="Times New Roman" w:eastAsia="Times New Roman" w:hAnsi="Times New Roman"/>
          <w:rtl w:val="0"/>
        </w:rPr>
        <w:t xml:space="preserve"> Царю Небесний, </w:t>
      </w:r>
      <w:r w:rsidDel="00000000" w:rsidR="00000000" w:rsidRPr="00000000">
        <w:rPr>
          <w:rFonts w:ascii="Times New Roman" w:cs="Times New Roman" w:eastAsia="Times New Roman" w:hAnsi="Times New Roman"/>
          <w:i w:val="1"/>
          <w:rtl w:val="0"/>
        </w:rPr>
        <w:t xml:space="preserve">трисвяте і все інше початку звичайного аж до</w:t>
      </w:r>
      <w:r w:rsidDel="00000000" w:rsidR="00000000" w:rsidRPr="00000000">
        <w:rPr>
          <w:rFonts w:ascii="Times New Roman" w:cs="Times New Roman" w:eastAsia="Times New Roman" w:hAnsi="Times New Roman"/>
          <w:rtl w:val="0"/>
        </w:rPr>
        <w:t xml:space="preserve"> Прийдіте, поклонімся:</w:t>
      </w:r>
    </w:p>
    <w:p w:rsidR="00000000" w:rsidDel="00000000" w:rsidP="00000000" w:rsidRDefault="00000000" w:rsidRPr="00000000" w14:paraId="000003B6">
      <w:pPr>
        <w:shd w:fill="ffffff" w:val="clea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Коли співці почнуть співати передпочатковий псалом, диякон заходить у святилище і стає з правої сторони святої трапези, а ієрей виходить перед царські врата і молиться з непокритою головою молитви вечірні.</w:t>
      </w:r>
    </w:p>
    <w:p w:rsidR="00000000" w:rsidDel="00000000" w:rsidP="00000000" w:rsidRDefault="00000000" w:rsidRPr="00000000" w14:paraId="000003B7">
      <w:pPr>
        <w:spacing w:after="240" w:befor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«Господи, взиваю» 10 стихир Тріоді, Сл., І нині: Тріоді. Вхід з Євангелієм, прокімен «Спаси мене, Господи» і читання: Виходу 19, 10-19; прокімен «Вирятуй мене», читання: Йова 38, 1-21; 42, 1-5 та Ісаї 50, 4-11. Мала єктенія, Трисвяте. Прокімен: «Князі народів» і Ап. 1 Кор. зач. 149; 11, 23-32. Перед Євангелієм: «Слава Страстям Твоїм, Господи»: Єв. Мт. зач. 107; Мт. 26, 1-20, Ів. 13, 3-17, Мт. 26, 21-39, Лк. 22, 43-45, Мт. 26, 40-27, 2. Після Євангелія: «Слава довготерпінню Твоєму, Господи». Замість «Херувимської пісні» й причасного та «Нехай сповняться» – «Вечері Твоєї Тайної»; замість «Достойно» – ірмос «Гостинністю Владики». Відпуст: «Христос, істинний Бог наш, що з премногої благости найкращу путь смирення показав, коли омив ноги учням і аж до хреста і гробу зійшов задля нас,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людинолюбець».</w:t>
      </w:r>
    </w:p>
    <w:p w:rsidR="00000000" w:rsidDel="00000000" w:rsidP="00000000" w:rsidRDefault="00000000" w:rsidRPr="00000000" w14:paraId="000003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B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3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Велика п’ятниця. Преподобного отця нашого Івана, учня святого Григорія Декаполіта.</w:t>
      </w:r>
    </w:p>
    <w:p w:rsidR="00000000" w:rsidDel="00000000" w:rsidP="00000000" w:rsidRDefault="00000000" w:rsidRPr="00000000" w14:paraId="000003BC">
      <w:pPr>
        <w:spacing w:after="240" w:befor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Утреня Страстей Господа нашого Ісуса Христа</w:t>
      </w:r>
    </w:p>
    <w:p w:rsidR="00000000" w:rsidDel="00000000" w:rsidP="00000000" w:rsidRDefault="00000000" w:rsidRPr="00000000" w14:paraId="000003BD">
      <w:pP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Цю утреню співаємо, за уставом, по заході сонця у Вел. Четвер.</w:t>
      </w:r>
    </w:p>
    <w:p w:rsidR="00000000" w:rsidDel="00000000" w:rsidP="00000000" w:rsidRDefault="00000000" w:rsidRPr="00000000" w14:paraId="000003BE">
      <w:pP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Аналой з двома свічниками, де буде покладене св. Євангеліє, ставиться перед царськими вратами і кадження буде перед кожним Євангелієм.</w:t>
      </w:r>
    </w:p>
    <w:p w:rsidR="00000000" w:rsidDel="00000000" w:rsidP="00000000" w:rsidRDefault="00000000" w:rsidRPr="00000000" w14:paraId="000003BF">
      <w:pP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Ієрей в епітрахилі багряної або іншої темної барви вклоняється перед святою трапезою, відсуває катапетасму, виходить північними дверима перед зачинені царські врата і виголошує: </w:t>
      </w:r>
      <w:r w:rsidDel="00000000" w:rsidR="00000000" w:rsidRPr="00000000">
        <w:rPr>
          <w:rFonts w:ascii="Times New Roman" w:cs="Times New Roman" w:eastAsia="Times New Roman" w:hAnsi="Times New Roman"/>
          <w:rtl w:val="0"/>
        </w:rPr>
        <w:t xml:space="preserve">«Слава святій» і далі утреня по чину. замість «Бог Господь» співаємо «Алилуя» розлого і мелізматично на 8 глас і тропар «Коли славні учні» (2), Сл., І нині: той самий. </w:t>
      </w:r>
      <w:r w:rsidDel="00000000" w:rsidR="00000000" w:rsidRPr="00000000">
        <w:rPr>
          <w:rFonts w:ascii="Times New Roman" w:cs="Times New Roman" w:eastAsia="Times New Roman" w:hAnsi="Times New Roman"/>
          <w:i w:val="1"/>
          <w:rtl w:val="0"/>
        </w:rPr>
        <w:t xml:space="preserve">Перед читанням св. Євангелія священик, одягнений у фелон багряного кольору, кадить престіл, людей. Перед наступними Євангеліями священик кадить лише престіл.</w:t>
      </w:r>
    </w:p>
    <w:p w:rsidR="00000000" w:rsidDel="00000000" w:rsidP="00000000" w:rsidRDefault="00000000" w:rsidRPr="00000000" w14:paraId="000003C0">
      <w:pPr>
        <w:spacing w:after="240" w:before="240" w:lineRule="auto"/>
        <w:ind w:firstLine="360"/>
        <w:rPr>
          <w:rFonts w:ascii="Times New Roman" w:cs="Times New Roman" w:eastAsia="Times New Roman" w:hAnsi="Times New Roman"/>
          <w:color w:val="3c4043"/>
          <w:highlight w:val="white"/>
        </w:rPr>
      </w:pPr>
      <w:r w:rsidDel="00000000" w:rsidR="00000000" w:rsidRPr="00000000">
        <w:rPr>
          <w:rFonts w:ascii="Times New Roman" w:cs="Times New Roman" w:eastAsia="Times New Roman" w:hAnsi="Times New Roman"/>
          <w:color w:val="3c4043"/>
          <w:highlight w:val="white"/>
          <w:rtl w:val="0"/>
        </w:rPr>
        <w:t xml:space="preserve">По відспіванні першої євангелії слідують п’ять сідальних, з яких кожний має перед собою три антифони страсних тропарів, а по собі – одну страсну євангелію. Число тропарів у всіх антифонах неоднакове і тому, за уставом, кожний має бути повтореним, крім богородичного, яким закінчується кожний антифон, з приспівом „Слава, і нині”.</w:t>
      </w:r>
      <w:r w:rsidDel="00000000" w:rsidR="00000000" w:rsidRPr="00000000">
        <w:rPr>
          <w:rFonts w:ascii="Times New Roman" w:cs="Times New Roman" w:eastAsia="Times New Roman" w:hAnsi="Times New Roman"/>
          <w:color w:val="3c4043"/>
          <w:rtl w:val="0"/>
        </w:rPr>
        <w:t xml:space="preserve"> </w:t>
      </w:r>
      <w:r w:rsidDel="00000000" w:rsidR="00000000" w:rsidRPr="00000000">
        <w:rPr>
          <w:rFonts w:ascii="Times New Roman" w:cs="Times New Roman" w:eastAsia="Times New Roman" w:hAnsi="Times New Roman"/>
          <w:color w:val="3c4043"/>
          <w:highlight w:val="white"/>
          <w:rtl w:val="0"/>
        </w:rPr>
        <w:t xml:space="preserve">„Блаженні”, з прокіменом і 6-ою євангелією на кінці. Кількість стихир на „Блаженні” – 7, а зі „Слава, і нині” – 9. 50-й псалом і восьма євангелія.</w:t>
      </w:r>
      <w:r w:rsidDel="00000000" w:rsidR="00000000" w:rsidRPr="00000000">
        <w:rPr>
          <w:rFonts w:ascii="Times New Roman" w:cs="Times New Roman" w:eastAsia="Times New Roman" w:hAnsi="Times New Roman"/>
          <w:color w:val="3c4043"/>
          <w:rtl w:val="0"/>
        </w:rPr>
        <w:t xml:space="preserve"> </w:t>
      </w:r>
      <w:r w:rsidDel="00000000" w:rsidR="00000000" w:rsidRPr="00000000">
        <w:rPr>
          <w:rFonts w:ascii="Times New Roman" w:cs="Times New Roman" w:eastAsia="Times New Roman" w:hAnsi="Times New Roman"/>
          <w:color w:val="3c4043"/>
          <w:highlight w:val="white"/>
          <w:rtl w:val="0"/>
        </w:rPr>
        <w:t xml:space="preserve">Канон – трипіснець, ірмоси – по двічі, тропарі – на 12, катавасія по кожній пісні – її ірмос, обидва хори разом. По 5-ій пісні – мала єктенія і кондак-ікос; на 9-ій пісні „Чеснішу” не співаємо, а тільки ірмос „Чеснішу”; по 9-ій „Достойно” не співаємо, а співаємо катавасію; відтак – малу єктенію і тричі світильний з приспівом „Слава, і нині”, за звичаєм, відтак – дев’яту євангелію.</w:t>
      </w:r>
      <w:r w:rsidDel="00000000" w:rsidR="00000000" w:rsidRPr="00000000">
        <w:rPr>
          <w:rFonts w:ascii="Times New Roman" w:cs="Times New Roman" w:eastAsia="Times New Roman" w:hAnsi="Times New Roman"/>
          <w:color w:val="3c4043"/>
          <w:rtl w:val="0"/>
        </w:rPr>
        <w:t xml:space="preserve"> </w:t>
      </w:r>
      <w:r w:rsidDel="00000000" w:rsidR="00000000" w:rsidRPr="00000000">
        <w:rPr>
          <w:rFonts w:ascii="Times New Roman" w:cs="Times New Roman" w:eastAsia="Times New Roman" w:hAnsi="Times New Roman"/>
          <w:color w:val="3c4043"/>
          <w:highlight w:val="white"/>
          <w:rtl w:val="0"/>
        </w:rPr>
        <w:t xml:space="preserve">Хвалитні стихири на 4, Слава: одна стихира, І нині: друга, відтак – десята євангелія. „Тобі належить слава”, „Слава тобі, що світло нам показав” і мале славослов’я. Єктенія „Сповнім” і, по виголосі „Бо милостивий”, відразу – одинадцята євангелія. Стиховня і дванадцята євангелія.</w:t>
      </w:r>
      <w:r w:rsidDel="00000000" w:rsidR="00000000" w:rsidRPr="00000000">
        <w:rPr>
          <w:rFonts w:ascii="Times New Roman" w:cs="Times New Roman" w:eastAsia="Times New Roman" w:hAnsi="Times New Roman"/>
          <w:color w:val="3c4043"/>
          <w:rtl w:val="0"/>
        </w:rPr>
        <w:t xml:space="preserve"> </w:t>
      </w:r>
      <w:r w:rsidDel="00000000" w:rsidR="00000000" w:rsidRPr="00000000">
        <w:rPr>
          <w:rFonts w:ascii="Times New Roman" w:cs="Times New Roman" w:eastAsia="Times New Roman" w:hAnsi="Times New Roman"/>
          <w:color w:val="3c4043"/>
          <w:highlight w:val="white"/>
          <w:rtl w:val="0"/>
        </w:rPr>
        <w:t xml:space="preserve">„Добре воно”, трисвяте, „Отче наш”, тропар п’ятниці „Викупив”. Єктенія „Помилуй нас, Боже” й окремий відпуст Великої п’ятниці, середній, тобто ієрей: „Премудрість”, хор: „Чеснішу”; ієрей: „Слава тобі, Христе” та інше, за звичаєм. З 1-им часом не поєднуємо.</w:t>
      </w:r>
    </w:p>
    <w:p w:rsidR="00000000" w:rsidDel="00000000" w:rsidP="00000000" w:rsidRDefault="00000000" w:rsidRPr="00000000" w14:paraId="000003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Відпуст:</w:t>
      </w:r>
      <w:r w:rsidDel="00000000" w:rsidR="00000000" w:rsidRPr="00000000">
        <w:rPr>
          <w:rFonts w:ascii="Times New Roman" w:cs="Times New Roman" w:eastAsia="Times New Roman" w:hAnsi="Times New Roman"/>
          <w:rtl w:val="0"/>
        </w:rPr>
        <w:t xml:space="preserve"> «Христос, істинний Бог наш, що оплювання, і бичування, і по лиці удари, і хрест, і смерть перетерпів за спасіння світу,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3C2">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Великі (Царські) 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священик в єпітрахилі багряного кольору творить малий поклін перед св. престолом, відсуває катапетасму, виходить південними дверима перед зачинені св. двері. Початок звичайний</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Св. двері відчиняються перед прокіменом, який є перед пареміями. Після читання Апостола священик кадить престіл, іконостас та людей. Після читання Євангелія священик цілує св. Книгу, залишає її розгорнутою на аналої, а сам повертається до святилища, зачиняє св. двері, знімає фелон і далі за чином. На 9-му часі св. книга відноситься до святилища та кладеться на престолі.</w:t>
      </w:r>
    </w:p>
    <w:p w:rsidR="00000000" w:rsidDel="00000000" w:rsidP="00000000" w:rsidRDefault="00000000" w:rsidRPr="00000000" w14:paraId="000003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1-му часі</w:t>
      </w:r>
      <w:r w:rsidDel="00000000" w:rsidR="00000000" w:rsidRPr="00000000">
        <w:rPr>
          <w:rFonts w:ascii="Times New Roman" w:cs="Times New Roman" w:eastAsia="Times New Roman" w:hAnsi="Times New Roman"/>
          <w:rtl w:val="0"/>
        </w:rPr>
        <w:t xml:space="preserve"> – Ап. – Гал. 215 зач.; 6, 14-18. Єв. – Мт. 110 зач.; 27, 1-56.</w:t>
      </w:r>
    </w:p>
    <w:p w:rsidR="00000000" w:rsidDel="00000000" w:rsidP="00000000" w:rsidRDefault="00000000" w:rsidRPr="00000000" w14:paraId="000003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3-му часі</w:t>
      </w:r>
      <w:r w:rsidDel="00000000" w:rsidR="00000000" w:rsidRPr="00000000">
        <w:rPr>
          <w:rFonts w:ascii="Times New Roman" w:cs="Times New Roman" w:eastAsia="Times New Roman" w:hAnsi="Times New Roman"/>
          <w:rtl w:val="0"/>
        </w:rPr>
        <w:t xml:space="preserve"> – Ап. – Рим. 88 зач.; 5, 6-11. Єв. – Мр. 67 зач.; 15, 16-41.</w:t>
      </w:r>
    </w:p>
    <w:p w:rsidR="00000000" w:rsidDel="00000000" w:rsidP="00000000" w:rsidRDefault="00000000" w:rsidRPr="00000000" w14:paraId="000003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6-му часі</w:t>
      </w:r>
      <w:r w:rsidDel="00000000" w:rsidR="00000000" w:rsidRPr="00000000">
        <w:rPr>
          <w:rFonts w:ascii="Times New Roman" w:cs="Times New Roman" w:eastAsia="Times New Roman" w:hAnsi="Times New Roman"/>
          <w:rtl w:val="0"/>
        </w:rPr>
        <w:t xml:space="preserve"> – Ап. – Євр. 306 зач.; 2, 11-18. Єв. – Лк. 111 зач.; 23, 32-49.</w:t>
      </w:r>
    </w:p>
    <w:p w:rsidR="00000000" w:rsidDel="00000000" w:rsidP="00000000" w:rsidRDefault="00000000" w:rsidRPr="00000000" w14:paraId="000003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9-му часі </w:t>
      </w:r>
      <w:r w:rsidDel="00000000" w:rsidR="00000000" w:rsidRPr="00000000">
        <w:rPr>
          <w:rFonts w:ascii="Times New Roman" w:cs="Times New Roman" w:eastAsia="Times New Roman" w:hAnsi="Times New Roman"/>
          <w:rtl w:val="0"/>
        </w:rPr>
        <w:t xml:space="preserve">– Ап. – Євр. 324 зач.; 10, 19-31. Єв. – Ів. 59 зач.; 18, 28 – 19, 37.</w:t>
      </w:r>
    </w:p>
    <w:p w:rsidR="00000000" w:rsidDel="00000000" w:rsidP="00000000" w:rsidRDefault="00000000" w:rsidRPr="00000000" w14:paraId="000003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3C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Велика субота.</w:t>
      </w:r>
    </w:p>
    <w:p w:rsidR="00000000" w:rsidDel="00000000" w:rsidP="00000000" w:rsidRDefault="00000000" w:rsidRPr="00000000" w14:paraId="000003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Івана, старопечерника. </w:t>
      </w:r>
    </w:p>
    <w:p w:rsidR="00000000" w:rsidDel="00000000" w:rsidP="00000000" w:rsidRDefault="00000000" w:rsidRPr="00000000" w14:paraId="000003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з винесенням Плащаниці</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священик в єпітрахилі творить мал. поклін перед престолом, відсуває катапетасму, виходить південними дверима перед св. двері і далі Початок звичайний. </w:t>
      </w:r>
      <w:r w:rsidDel="00000000" w:rsidR="00000000" w:rsidRPr="00000000">
        <w:rPr>
          <w:rFonts w:ascii="Times New Roman" w:cs="Times New Roman" w:eastAsia="Times New Roman" w:hAnsi="Times New Roman"/>
          <w:rtl w:val="0"/>
        </w:rPr>
        <w:t xml:space="preserve">На «Господи, взиваю» 6 стихир Тріоді, Сл.: Тріоді., І нині: Тріоді. Вхід з Євангелієм. 3 читання Тріоді. Прокімен «Поділили ризи», читання Виходу 33, 11-22; прокімен «Розсуди, Господи», читання Йова 42, 12-16; прокімен «Поклали Мене», читання Ісаї 53, 13-15; 53, 1-12; Ап. 1 Кор. зач. 126; 1, 18-31; 2, 1-2; та Єв. Мт. зач. 110; 27, 1-38; Лк. 23, 39-43; Мт. 27, 39-54; Ів. 19, 31-37; Мт. 27, 55-61. На стиховні стихири Тріоді, Сл., І нині: «Тебе, що світлом».</w:t>
      </w:r>
      <w:r w:rsidDel="00000000" w:rsidR="00000000" w:rsidRPr="00000000">
        <w:rPr>
          <w:rFonts w:ascii="Times New Roman" w:cs="Times New Roman" w:eastAsia="Times New Roman" w:hAnsi="Times New Roman"/>
          <w:i w:val="1"/>
          <w:rtl w:val="0"/>
        </w:rPr>
        <w:t xml:space="preserve"> Після прохальної єктенії відбувається обхід у такий спосіб: священик одягається у всі ризи. Наперед походу йде хрестоносець, хоругви, братство, хор. Священик дає Плащаницю чотирьом достойним парохіянам, які несуть її ногами до людей. Священик йде за Плащаницею, несучи Євангеліє.Похід виходить з церкви і повертає праворуч; обійшовши церкву тричі або один раз, заходять до церкви. Під час обходу співають Стихири на стиховні.</w:t>
      </w:r>
      <w:r w:rsidDel="00000000" w:rsidR="00000000" w:rsidRPr="00000000">
        <w:rPr>
          <w:rFonts w:ascii="Times New Roman" w:cs="Times New Roman" w:eastAsia="Times New Roman" w:hAnsi="Times New Roman"/>
          <w:rtl w:val="0"/>
        </w:rPr>
        <w:t xml:space="preserve"> Тропар «Благообразний Йосиф» (3). </w:t>
      </w:r>
      <w:r w:rsidDel="00000000" w:rsidR="00000000" w:rsidRPr="00000000">
        <w:rPr>
          <w:rFonts w:ascii="Times New Roman" w:cs="Times New Roman" w:eastAsia="Times New Roman" w:hAnsi="Times New Roman"/>
          <w:i w:val="1"/>
          <w:rtl w:val="0"/>
        </w:rPr>
        <w:t xml:space="preserve">Священик після кожного разу творить тільки великий поклін, а вірні – доземний.</w:t>
      </w:r>
      <w:r w:rsidDel="00000000" w:rsidR="00000000" w:rsidRPr="00000000">
        <w:rPr>
          <w:rFonts w:ascii="Times New Roman" w:cs="Times New Roman" w:eastAsia="Times New Roman" w:hAnsi="Times New Roman"/>
          <w:rtl w:val="0"/>
        </w:rPr>
        <w:t xml:space="preserve"> Великий відпуст: «Христос, істинний Бог наш, що задля нас, людей, і нашого ради спасіння страшні страждання, і Животворящий Хрест, і вольне погребення плоттю прийняти зволив,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 </w:t>
      </w:r>
    </w:p>
    <w:p w:rsidR="00000000" w:rsidDel="00000000" w:rsidP="00000000" w:rsidRDefault="00000000" w:rsidRPr="00000000" w14:paraId="000003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Єрусалимська Утреня (зазвичай служимо її у Велику п’ятницю ввечері)</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священик під час Утрені стоїть перед Божим Гробом, де для нього підготовлено сидіння та стіл зі свічками й книгами. Священик одягнений у єпітрахиль та фелон багряної барви. Позаду сидіння ставиться аналой.</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 «Бог Господь» – тропар «Благообразний Йосиф» (2), Слава: «Коли зійшов ти», І нині: «Ангел при гробі». 17-а катизма («Непорочні») на три статії з надгробними тропарями, з кадженням на початку кожної статії і малою єктенією після кожної статії за винятком третьої, після якої відразу «Ангельський хор», а потім – мала єктенія, сідальний, 50-й псалом і канон. Катавасія по кожній пісні - її ірмос. По 3-ій пісні – сідальний, по 6-ій – кондак-ікос, на 9-ій «Чеснішу» не співаємо і по 9-ій «Достойно» немає. Замість світильного - «Свят Господь Бог наш» (3). На хвалитних 4 стихири, Слава: ще одна, І нині: ще одна. </w:t>
      </w:r>
    </w:p>
    <w:p w:rsidR="00000000" w:rsidDel="00000000" w:rsidP="00000000" w:rsidRDefault="00000000" w:rsidRPr="00000000" w14:paraId="000003D0">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На великому славослов’ї – вхід з Євангелієм: </w:t>
      </w:r>
      <w:r w:rsidDel="00000000" w:rsidR="00000000" w:rsidRPr="00000000">
        <w:rPr>
          <w:rFonts w:ascii="Times New Roman" w:cs="Times New Roman" w:eastAsia="Times New Roman" w:hAnsi="Times New Roman"/>
          <w:i w:val="1"/>
          <w:rtl w:val="0"/>
        </w:rPr>
        <w:t xml:space="preserve">священик бере Євангеліє з престолу, творить обхід, як на Літургії. Ставши перед Божим Гробом, очікує закінчення Трисвятого і стихири «Прийдіте ублажімо». </w:t>
      </w:r>
    </w:p>
    <w:p w:rsidR="00000000" w:rsidDel="00000000" w:rsidP="00000000" w:rsidRDefault="00000000" w:rsidRPr="00000000" w14:paraId="000003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Тоді ставить Євангеліє на аналой, обернений до людей. </w:t>
      </w:r>
      <w:r w:rsidDel="00000000" w:rsidR="00000000" w:rsidRPr="00000000">
        <w:rPr>
          <w:rFonts w:ascii="Times New Roman" w:cs="Times New Roman" w:eastAsia="Times New Roman" w:hAnsi="Times New Roman"/>
          <w:rtl w:val="0"/>
        </w:rPr>
        <w:t xml:space="preserve">Слідують два тропарі, прокімен і пророцтво, прокімен і Апостол. </w:t>
      </w:r>
      <w:r w:rsidDel="00000000" w:rsidR="00000000" w:rsidRPr="00000000">
        <w:rPr>
          <w:rFonts w:ascii="Times New Roman" w:cs="Times New Roman" w:eastAsia="Times New Roman" w:hAnsi="Times New Roman"/>
          <w:i w:val="1"/>
          <w:rtl w:val="0"/>
        </w:rPr>
        <w:t xml:space="preserve">Перед читанням Євангелія, під час «Алилуя» (г. 5), священик кадить Божий Гріб та людей.</w:t>
      </w:r>
      <w:r w:rsidDel="00000000" w:rsidR="00000000" w:rsidRPr="00000000">
        <w:rPr>
          <w:rFonts w:ascii="Times New Roman" w:cs="Times New Roman" w:eastAsia="Times New Roman" w:hAnsi="Times New Roman"/>
          <w:rtl w:val="0"/>
        </w:rPr>
        <w:t xml:space="preserve"> Євангеліє Мт. 114 зач.; 27, 62-66. </w:t>
      </w:r>
      <w:r w:rsidDel="00000000" w:rsidR="00000000" w:rsidRPr="00000000">
        <w:rPr>
          <w:rFonts w:ascii="Times New Roman" w:cs="Times New Roman" w:eastAsia="Times New Roman" w:hAnsi="Times New Roman"/>
          <w:i w:val="1"/>
          <w:rtl w:val="0"/>
        </w:rPr>
        <w:t xml:space="preserve">По відчитанні Євангелія ієрей цілує та закриває його і залишає на аналої. </w:t>
      </w:r>
      <w:r w:rsidDel="00000000" w:rsidR="00000000" w:rsidRPr="00000000">
        <w:rPr>
          <w:rFonts w:ascii="Times New Roman" w:cs="Times New Roman" w:eastAsia="Times New Roman" w:hAnsi="Times New Roman"/>
          <w:rtl w:val="0"/>
        </w:rPr>
        <w:t xml:space="preserve">Дві звичайні єктенії і великий відпуст. Після відпусту, за галицьким звичаєм, співаємо тропар «Благообразний Йосиф» (3) з поклонами. </w:t>
      </w:r>
    </w:p>
    <w:p w:rsidR="00000000" w:rsidDel="00000000" w:rsidP="00000000" w:rsidRDefault="00000000" w:rsidRPr="00000000" w14:paraId="000003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Великої суботи. </w:t>
      </w:r>
    </w:p>
    <w:p w:rsidR="00000000" w:rsidDel="00000000" w:rsidP="00000000" w:rsidRDefault="00000000" w:rsidRPr="00000000" w14:paraId="000003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з Літургією св. Василія Великого</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8 стихир: 4 воскресні 1-го гласу і 4 Тріоді, Сл.: Тріоді, І нині: догмат 1-го гласу. Вхід з Євангелієм, немає прокімена, а відразу читання Тріоді, поділені на дві частини, між якими співаємо «Заспіваймо Господеві». Після останнього читання співаємо «Господа оспівуйте”. По малій єктенії – виголос «Бо ти святий єси», «Ви, що в Христа хрестилися» і далі за чином Літургія св. Василія Великого. Ап. – Рим. 91 зач.; 6, 3-11. </w:t>
      </w:r>
      <w:r w:rsidDel="00000000" w:rsidR="00000000" w:rsidRPr="00000000">
        <w:rPr>
          <w:rFonts w:ascii="Times New Roman" w:cs="Times New Roman" w:eastAsia="Times New Roman" w:hAnsi="Times New Roman"/>
          <w:i w:val="1"/>
          <w:rtl w:val="0"/>
        </w:rPr>
        <w:t xml:space="preserve">Після апостола лик замість </w:t>
      </w:r>
      <w:r w:rsidDel="00000000" w:rsidR="00000000" w:rsidRPr="00000000">
        <w:rPr>
          <w:rFonts w:ascii="Times New Roman" w:cs="Times New Roman" w:eastAsia="Times New Roman" w:hAnsi="Times New Roman"/>
          <w:rtl w:val="0"/>
        </w:rPr>
        <w:t xml:space="preserve">Алилуя </w:t>
      </w:r>
      <w:r w:rsidDel="00000000" w:rsidR="00000000" w:rsidRPr="00000000">
        <w:rPr>
          <w:rFonts w:ascii="Times New Roman" w:cs="Times New Roman" w:eastAsia="Times New Roman" w:hAnsi="Times New Roman"/>
          <w:i w:val="1"/>
          <w:rtl w:val="0"/>
        </w:rPr>
        <w:t xml:space="preserve">співає протяжно і торжественно на глас 7 останній стих 81 псалма «Воскресни Боже» як приспів до всіх інших його стихів. Тим часом священнослужителі у вівтарі переодягаються у світлі пасхальні ризи, також переодягають у все світле престол, жертовник і аналої</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Перед Євангелієм і після нього лик співає:</w:t>
      </w:r>
      <w:r w:rsidDel="00000000" w:rsidR="00000000" w:rsidRPr="00000000">
        <w:rPr>
          <w:rFonts w:ascii="Times New Roman" w:cs="Times New Roman" w:eastAsia="Times New Roman" w:hAnsi="Times New Roman"/>
          <w:rtl w:val="0"/>
        </w:rPr>
        <w:t xml:space="preserve"> “Слава Тобі, Господи, слава Тобі”. Єв. – Мт. 115 зач.; 28, 1-20. Замість Херувимської пісні - «Нехай мовчить всяка плоть». Замість «Достойно» - «Тобою радується» або «Не ридай наді мною Мати». Причасний Тріоді «Востав, мов зо сну, Господь».</w:t>
      </w:r>
    </w:p>
    <w:p w:rsidR="00000000" w:rsidDel="00000000" w:rsidP="00000000" w:rsidRDefault="00000000" w:rsidRPr="00000000" w14:paraId="000003D4">
      <w:pPr>
        <w:spacing w:after="200" w:line="301"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По закінченні заамвонної молитви ієрей кадить столик з литійником, на якому приготовані 5 хлібів, пшениця, вино і єлей.</w:t>
      </w:r>
    </w:p>
    <w:p w:rsidR="00000000" w:rsidDel="00000000" w:rsidP="00000000" w:rsidRDefault="00000000" w:rsidRPr="00000000" w14:paraId="000003D5">
      <w:pPr>
        <w:spacing w:after="200" w:line="301"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Диякон:</w:t>
      </w:r>
      <w:r w:rsidDel="00000000" w:rsidR="00000000" w:rsidRPr="00000000">
        <w:rPr>
          <w:rFonts w:ascii="Times New Roman" w:cs="Times New Roman" w:eastAsia="Times New Roman" w:hAnsi="Times New Roman"/>
          <w:rtl w:val="0"/>
        </w:rPr>
        <w:t xml:space="preserve"> Господеві помолімся.</w:t>
      </w:r>
    </w:p>
    <w:p w:rsidR="00000000" w:rsidDel="00000000" w:rsidP="00000000" w:rsidRDefault="00000000" w:rsidRPr="00000000" w14:paraId="000003D6">
      <w:pPr>
        <w:spacing w:after="200" w:line="301"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Лик:</w:t>
      </w:r>
      <w:r w:rsidDel="00000000" w:rsidR="00000000" w:rsidRPr="00000000">
        <w:rPr>
          <w:rFonts w:ascii="Times New Roman" w:cs="Times New Roman" w:eastAsia="Times New Roman" w:hAnsi="Times New Roman"/>
          <w:rtl w:val="0"/>
        </w:rPr>
        <w:t xml:space="preserve"> Господи, помилуй. </w:t>
      </w:r>
      <w:r w:rsidDel="00000000" w:rsidR="00000000" w:rsidRPr="00000000">
        <w:rPr>
          <w:rFonts w:ascii="Times New Roman" w:cs="Times New Roman" w:eastAsia="Times New Roman" w:hAnsi="Times New Roman"/>
          <w:i w:val="1"/>
          <w:rtl w:val="0"/>
        </w:rPr>
        <w:t xml:space="preserve">Ієрей бере один хліб і благословляє ним інші хліби, а потім кладе його на місце і виголошує молитву </w:t>
      </w:r>
      <w:r w:rsidDel="00000000" w:rsidR="00000000" w:rsidRPr="00000000">
        <w:rPr>
          <w:rFonts w:ascii="Times New Roman" w:cs="Times New Roman" w:eastAsia="Times New Roman" w:hAnsi="Times New Roman"/>
          <w:rtl w:val="0"/>
        </w:rPr>
        <w:t xml:space="preserve">“Господи Ісусе Христе, Боже наш”. “Будь Ім’я Господнє” і</w:t>
      </w:r>
      <w:r w:rsidDel="00000000" w:rsidR="00000000" w:rsidRPr="00000000">
        <w:rPr>
          <w:rFonts w:ascii="Times New Roman" w:cs="Times New Roman" w:eastAsia="Times New Roman" w:hAnsi="Times New Roman"/>
          <w:i w:val="1"/>
          <w:rtl w:val="0"/>
        </w:rPr>
        <w:t xml:space="preserve"> псалом 33. </w:t>
      </w:r>
      <w:r w:rsidDel="00000000" w:rsidR="00000000" w:rsidRPr="00000000">
        <w:rPr>
          <w:rFonts w:ascii="Times New Roman" w:cs="Times New Roman" w:eastAsia="Times New Roman" w:hAnsi="Times New Roman"/>
          <w:rtl w:val="0"/>
        </w:rPr>
        <w:t xml:space="preserve">Відпуст Великої Суботи:</w:t>
      </w:r>
    </w:p>
    <w:p w:rsidR="00000000" w:rsidDel="00000000" w:rsidP="00000000" w:rsidRDefault="00000000" w:rsidRPr="00000000" w14:paraId="000003D7">
      <w:pPr>
        <w:spacing w:after="200" w:line="301"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“Христос, істинний Бог наш, що задля нас, людей, і нашого ради спасіння волею положився у гробі плоттю і зійшов на Ад,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людинолюбний”.</w:t>
      </w:r>
    </w:p>
    <w:p w:rsidR="00000000" w:rsidDel="00000000" w:rsidP="00000000" w:rsidRDefault="00000000" w:rsidRPr="00000000" w14:paraId="000003D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3D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3DB">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color w:val="ff0000"/>
          <w:rtl w:val="0"/>
        </w:rPr>
        <w:t xml:space="preserve">20 🕀</w:t>
      </w:r>
      <w:r w:rsidDel="00000000" w:rsidR="00000000" w:rsidRPr="00000000">
        <w:rPr>
          <w:rFonts w:ascii="Times New Roman" w:cs="Times New Roman" w:eastAsia="Times New Roman" w:hAnsi="Times New Roman"/>
          <w:b w:val="1"/>
          <w:i w:val="1"/>
          <w:color w:val="ff0000"/>
          <w:rtl w:val="0"/>
        </w:rPr>
        <w:t xml:space="preserve"> НЕДІЛЯ ПАСХИ. ВОСКРЕСІННЯ ХРИСТОВЕ. ВЕЛИКДЕНЬ.</w:t>
      </w:r>
    </w:p>
    <w:p w:rsidR="00000000" w:rsidDel="00000000" w:rsidP="00000000" w:rsidRDefault="00000000" w:rsidRPr="00000000" w14:paraId="000003D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Теодора Трихіни.</w:t>
      </w:r>
    </w:p>
    <w:p w:rsidR="00000000" w:rsidDel="00000000" w:rsidP="00000000" w:rsidRDefault="00000000" w:rsidRPr="00000000" w14:paraId="000003D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i w:val="1"/>
          <w:color w:val="ff0000"/>
          <w:rtl w:val="0"/>
        </w:rPr>
        <w:t xml:space="preserve">Надгробне</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священик, одягнений в епітрахиль і фелон багряної барви, творить малий поклін перед престолом, відсуває катапетасму, відкриває св. двері та виходить перед Божий Гріб і виголошує: </w:t>
      </w:r>
      <w:r w:rsidDel="00000000" w:rsidR="00000000" w:rsidRPr="00000000">
        <w:rPr>
          <w:rFonts w:ascii="Times New Roman" w:cs="Times New Roman" w:eastAsia="Times New Roman" w:hAnsi="Times New Roman"/>
          <w:b w:val="1"/>
          <w:color w:val="ff0000"/>
          <w:rtl w:val="0"/>
        </w:rPr>
        <w:t xml:space="preserve">Благословенний Бог наш...</w:t>
      </w:r>
      <w:r w:rsidDel="00000000" w:rsidR="00000000" w:rsidRPr="00000000">
        <w:rPr>
          <w:rFonts w:ascii="Times New Roman" w:cs="Times New Roman" w:eastAsia="Times New Roman" w:hAnsi="Times New Roman"/>
          <w:i w:val="1"/>
          <w:color w:val="ff0000"/>
          <w:rtl w:val="0"/>
        </w:rPr>
        <w:t xml:space="preserve">, далі початок звичайний. </w:t>
      </w:r>
      <w:r w:rsidDel="00000000" w:rsidR="00000000" w:rsidRPr="00000000">
        <w:rPr>
          <w:rFonts w:ascii="Times New Roman" w:cs="Times New Roman" w:eastAsia="Times New Roman" w:hAnsi="Times New Roman"/>
          <w:color w:val="ff0000"/>
          <w:rtl w:val="0"/>
        </w:rPr>
        <w:t xml:space="preserve">Після «Прийдіте, поклонімся» – Пс. 50, Канон Великої суботи, Святий Боже, і по «Отче наш» тропар «Коли зійшов Ти до смерти».  Єктенія усильного благання, відпуст. По відпусті тропар «Благообразний Йосиф»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з поклонами.</w:t>
      </w:r>
    </w:p>
    <w:p w:rsidR="00000000" w:rsidDel="00000000" w:rsidP="00000000" w:rsidRDefault="00000000" w:rsidRPr="00000000" w14:paraId="000003DE">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Після тропаря священик бере Плащаницю на плечі й кладе на престол, де вона перебуває протягом Світлої седмиці. А від неділі ап. Томи, ставиться над горним сідалищем або за св. престолом. В деяких церквах є звичай залишати Плащаницю на престолі до Вознесіння.</w:t>
      </w:r>
    </w:p>
    <w:p w:rsidR="00000000" w:rsidDel="00000000" w:rsidP="00000000" w:rsidRDefault="00000000" w:rsidRPr="00000000" w14:paraId="000003DF">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Пасхальна Утреня: </w:t>
      </w:r>
      <w:r w:rsidDel="00000000" w:rsidR="00000000" w:rsidRPr="00000000">
        <w:rPr>
          <w:rFonts w:ascii="Times New Roman" w:cs="Times New Roman" w:eastAsia="Times New Roman" w:hAnsi="Times New Roman"/>
          <w:i w:val="1"/>
          <w:color w:val="ff0000"/>
          <w:rtl w:val="0"/>
        </w:rPr>
        <w:t xml:space="preserve">коли Плащаницю взято з Божого Гробу на престіл, священик одягається у всі найсвітліші ризи. В той час у храмі формується похід: попереду хрестоносець, хоругви, братство, хор ікона Воскресіння та Євангеліє.</w:t>
      </w:r>
    </w:p>
    <w:p w:rsidR="00000000" w:rsidDel="00000000" w:rsidP="00000000" w:rsidRDefault="00000000" w:rsidRPr="00000000" w14:paraId="000003E0">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Прийшовши перед престіл, священик, поклонившись, бере святий Хрест та кадильницю і виходить св. дверима; священик починає співати: (г. 6) «Воскресіння Твоє, Христе Спасе...», вірні підхоплюють, а в храмі засвічується все світло і дзвонять в усі дзвони. Похід виходить з церкви і повертає праворуч. Обійшовши церкву тричі (або один раз), похід зупиняється перед головними дверима храму. Священик, тримаючи лівою рукою Хрест, а правою кадильницю, кадить тричі церковні двері й виголошує:</w:t>
      </w:r>
      <w:r w:rsidDel="00000000" w:rsidR="00000000" w:rsidRPr="00000000">
        <w:rPr>
          <w:rFonts w:ascii="Times New Roman" w:cs="Times New Roman" w:eastAsia="Times New Roman" w:hAnsi="Times New Roman"/>
          <w:b w:val="1"/>
          <w:color w:val="ff0000"/>
          <w:rtl w:val="0"/>
        </w:rPr>
        <w:t xml:space="preserve"> «Слава святій...»</w:t>
      </w:r>
      <w:r w:rsidDel="00000000" w:rsidR="00000000" w:rsidRPr="00000000">
        <w:rPr>
          <w:rFonts w:ascii="Times New Roman" w:cs="Times New Roman" w:eastAsia="Times New Roman" w:hAnsi="Times New Roman"/>
          <w:i w:val="1"/>
          <w:color w:val="ff0000"/>
          <w:rtl w:val="0"/>
        </w:rPr>
        <w:t xml:space="preserve"> Тоді віддає кадильницю і співає тропар «</w:t>
      </w:r>
      <w:r w:rsidDel="00000000" w:rsidR="00000000" w:rsidRPr="00000000">
        <w:rPr>
          <w:rFonts w:ascii="Times New Roman" w:cs="Times New Roman" w:eastAsia="Times New Roman" w:hAnsi="Times New Roman"/>
          <w:b w:val="1"/>
          <w:color w:val="ff0000"/>
          <w:rtl w:val="0"/>
        </w:rPr>
        <w:t xml:space="preserve">Христос воскрес»</w:t>
      </w:r>
      <w:r w:rsidDel="00000000" w:rsidR="00000000" w:rsidRPr="00000000">
        <w:rPr>
          <w:rFonts w:ascii="Times New Roman" w:cs="Times New Roman" w:eastAsia="Times New Roman" w:hAnsi="Times New Roman"/>
          <w:i w:val="1"/>
          <w:color w:val="ff0000"/>
          <w:rtl w:val="0"/>
        </w:rPr>
        <w:t xml:space="preserve">. Вірні повторюють, а тоді священик до половини, а вірні закінчують. Священик виголошує стихи: «Хай воскресне Бог», а вірні після кожного повторюють тропар </w:t>
      </w:r>
      <w:r w:rsidDel="00000000" w:rsidR="00000000" w:rsidRPr="00000000">
        <w:rPr>
          <w:rFonts w:ascii="Times New Roman" w:cs="Times New Roman" w:eastAsia="Times New Roman" w:hAnsi="Times New Roman"/>
          <w:b w:val="1"/>
          <w:color w:val="ff0000"/>
          <w:rtl w:val="0"/>
        </w:rPr>
        <w:t xml:space="preserve">«Христос воскрес».</w:t>
      </w:r>
      <w:r w:rsidDel="00000000" w:rsidR="00000000" w:rsidRPr="00000000">
        <w:rPr>
          <w:rFonts w:ascii="Times New Roman" w:cs="Times New Roman" w:eastAsia="Times New Roman" w:hAnsi="Times New Roman"/>
          <w:i w:val="1"/>
          <w:color w:val="ff0000"/>
          <w:rtl w:val="0"/>
        </w:rPr>
        <w:t xml:space="preserve"> По закінченні священик тричі стукає Хрестом у двері і, відчинивши їх, входить до церкви, йде через св. двері до престолу та виголошує Мирну єктенію. Далі Пасхальна утреня по чину.</w:t>
      </w:r>
    </w:p>
    <w:p w:rsidR="00000000" w:rsidDel="00000000" w:rsidP="00000000" w:rsidRDefault="00000000" w:rsidRPr="00000000" w14:paraId="000003E1">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Під час співу Стихир Пасхи предстоятель, тримаючи святий Хрест, стає перед іконостасом, а інші служителі, тримаючи книгу святого Євангелія та ікону Воскресіння Христового, стають по його правиці. Вірні приступають, цілуючи ікону, Євангеліє і святий Хрест, священики вітають їх словами: «Христос воскрес!», а люди відповідають: «Воістину воскрес!» Відтак і всі присутні в храмі радісно вітають один одного з цими словами.</w:t>
      </w:r>
    </w:p>
    <w:p w:rsidR="00000000" w:rsidDel="00000000" w:rsidP="00000000" w:rsidRDefault="00000000" w:rsidRPr="00000000" w14:paraId="000003E2">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Святі та дияконські двері залишаються відчиненими впродовж цілої Світлої седмиці.</w:t>
      </w:r>
    </w:p>
    <w:p w:rsidR="00000000" w:rsidDel="00000000" w:rsidP="00000000" w:rsidRDefault="00000000" w:rsidRPr="00000000" w14:paraId="000003E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Перший, третій, шостий та дев’ятий часи, а також Повечер’я та Північна від Світлої Неділі Пасхи до Світлої Суботи включно відправляються за особливим чином: </w:t>
      </w:r>
      <w:r w:rsidDel="00000000" w:rsidR="00000000" w:rsidRPr="00000000">
        <w:rPr>
          <w:rFonts w:ascii="Times New Roman" w:cs="Times New Roman" w:eastAsia="Times New Roman" w:hAnsi="Times New Roman"/>
          <w:color w:val="ff0000"/>
          <w:rtl w:val="0"/>
        </w:rPr>
        <w:t xml:space="preserve">Христос воскрес </w:t>
      </w:r>
      <w:r w:rsidDel="00000000" w:rsidR="00000000" w:rsidRPr="00000000">
        <w:rPr>
          <w:rFonts w:ascii="Times New Roman" w:cs="Times New Roman" w:eastAsia="Times New Roman" w:hAnsi="Times New Roman"/>
          <w:i w:val="1"/>
          <w:color w:val="ff0000"/>
          <w:rtl w:val="0"/>
        </w:rPr>
        <w:t xml:space="preserve">(тричі), </w:t>
      </w:r>
      <w:r w:rsidDel="00000000" w:rsidR="00000000" w:rsidRPr="00000000">
        <w:rPr>
          <w:rFonts w:ascii="Times New Roman" w:cs="Times New Roman" w:eastAsia="Times New Roman" w:hAnsi="Times New Roman"/>
          <w:color w:val="ff0000"/>
          <w:rtl w:val="0"/>
        </w:rPr>
        <w:t xml:space="preserve">Воскресіння Христове бачивши</w:t>
      </w:r>
      <w:r w:rsidDel="00000000" w:rsidR="00000000" w:rsidRPr="00000000">
        <w:rPr>
          <w:rFonts w:ascii="Times New Roman" w:cs="Times New Roman" w:eastAsia="Times New Roman" w:hAnsi="Times New Roman"/>
          <w:i w:val="1"/>
          <w:color w:val="ff0000"/>
          <w:rtl w:val="0"/>
        </w:rPr>
        <w:t xml:space="preserve"> (тричі), іпакой, глас 4, </w:t>
      </w:r>
      <w:r w:rsidDel="00000000" w:rsidR="00000000" w:rsidRPr="00000000">
        <w:rPr>
          <w:rFonts w:ascii="Times New Roman" w:cs="Times New Roman" w:eastAsia="Times New Roman" w:hAnsi="Times New Roman"/>
          <w:color w:val="ff0000"/>
          <w:rtl w:val="0"/>
        </w:rPr>
        <w:t xml:space="preserve">Попередивши ранок, </w:t>
      </w:r>
      <w:r w:rsidDel="00000000" w:rsidR="00000000" w:rsidRPr="00000000">
        <w:rPr>
          <w:rFonts w:ascii="Times New Roman" w:cs="Times New Roman" w:eastAsia="Times New Roman" w:hAnsi="Times New Roman"/>
          <w:i w:val="1"/>
          <w:color w:val="ff0000"/>
          <w:rtl w:val="0"/>
        </w:rPr>
        <w:t xml:space="preserve">кондак, глас 8</w:t>
      </w:r>
      <w:r w:rsidDel="00000000" w:rsidR="00000000" w:rsidRPr="00000000">
        <w:rPr>
          <w:rFonts w:ascii="Times New Roman" w:cs="Times New Roman" w:eastAsia="Times New Roman" w:hAnsi="Times New Roman"/>
          <w:color w:val="ff0000"/>
          <w:rtl w:val="0"/>
        </w:rPr>
        <w:t xml:space="preserve"> Хоч і у гріб, </w:t>
      </w:r>
      <w:r w:rsidDel="00000000" w:rsidR="00000000" w:rsidRPr="00000000">
        <w:rPr>
          <w:rFonts w:ascii="Times New Roman" w:cs="Times New Roman" w:eastAsia="Times New Roman" w:hAnsi="Times New Roman"/>
          <w:i w:val="1"/>
          <w:color w:val="ff0000"/>
          <w:rtl w:val="0"/>
        </w:rPr>
        <w:t xml:space="preserve">тропарі,</w:t>
      </w:r>
      <w:r w:rsidDel="00000000" w:rsidR="00000000" w:rsidRPr="00000000">
        <w:rPr>
          <w:rFonts w:ascii="Times New Roman" w:cs="Times New Roman" w:eastAsia="Times New Roman" w:hAnsi="Times New Roman"/>
          <w:color w:val="ff0000"/>
          <w:rtl w:val="0"/>
        </w:rPr>
        <w:t xml:space="preserve"> глас 4: «У гробі плюттю», Сл.: «Як життєносець», І нині: «Радуйся, божественна оселе Вишнього»; Господи, помилуй (</w:t>
      </w:r>
      <w:r w:rsidDel="00000000" w:rsidR="00000000" w:rsidRPr="00000000">
        <w:rPr>
          <w:rFonts w:ascii="Times New Roman" w:cs="Times New Roman" w:eastAsia="Times New Roman" w:hAnsi="Times New Roman"/>
          <w:i w:val="1"/>
          <w:color w:val="ff0000"/>
          <w:rtl w:val="0"/>
        </w:rPr>
        <w:t xml:space="preserve">40 р</w:t>
      </w:r>
      <w:r w:rsidDel="00000000" w:rsidR="00000000" w:rsidRPr="00000000">
        <w:rPr>
          <w:rFonts w:ascii="Times New Roman" w:cs="Times New Roman" w:eastAsia="Times New Roman" w:hAnsi="Times New Roman"/>
          <w:color w:val="ff0000"/>
          <w:rtl w:val="0"/>
        </w:rPr>
        <w:t xml:space="preserve">.), Сл., І нині, Чеснішу від херувимів; Іменем Господнім благослови, отче. </w:t>
      </w:r>
      <w:r w:rsidDel="00000000" w:rsidR="00000000" w:rsidRPr="00000000">
        <w:rPr>
          <w:rFonts w:ascii="Times New Roman" w:cs="Times New Roman" w:eastAsia="Times New Roman" w:hAnsi="Times New Roman"/>
          <w:i w:val="1"/>
          <w:color w:val="ff0000"/>
          <w:rtl w:val="0"/>
        </w:rPr>
        <w:t xml:space="preserve">Свящ.:</w:t>
      </w:r>
      <w:r w:rsidDel="00000000" w:rsidR="00000000" w:rsidRPr="00000000">
        <w:rPr>
          <w:rFonts w:ascii="Times New Roman" w:cs="Times New Roman" w:eastAsia="Times New Roman" w:hAnsi="Times New Roman"/>
          <w:color w:val="ff0000"/>
          <w:rtl w:val="0"/>
        </w:rPr>
        <w:t xml:space="preserve"> Молитвами святих отців наших, Господи, Ісусе Христе, Боже наш, помилуй нас. Лик: Христос воскрес </w:t>
      </w:r>
      <w:r w:rsidDel="00000000" w:rsidR="00000000" w:rsidRPr="00000000">
        <w:rPr>
          <w:rFonts w:ascii="Times New Roman" w:cs="Times New Roman" w:eastAsia="Times New Roman" w:hAnsi="Times New Roman"/>
          <w:i w:val="1"/>
          <w:color w:val="ff0000"/>
          <w:rtl w:val="0"/>
        </w:rPr>
        <w:t xml:space="preserve">(тричі)</w:t>
      </w:r>
      <w:r w:rsidDel="00000000" w:rsidR="00000000" w:rsidRPr="00000000">
        <w:rPr>
          <w:rFonts w:ascii="Times New Roman" w:cs="Times New Roman" w:eastAsia="Times New Roman" w:hAnsi="Times New Roman"/>
          <w:color w:val="ff0000"/>
          <w:rtl w:val="0"/>
        </w:rPr>
        <w:t xml:space="preserve"> Господи, помилуй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color w:val="ff0000"/>
          <w:rtl w:val="0"/>
        </w:rPr>
        <w:t xml:space="preserve">.). Благослови і пасхальний відпуст</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3E4">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На Літургії замість </w:t>
      </w:r>
      <w:r w:rsidDel="00000000" w:rsidR="00000000" w:rsidRPr="00000000">
        <w:rPr>
          <w:rFonts w:ascii="Times New Roman" w:cs="Times New Roman" w:eastAsia="Times New Roman" w:hAnsi="Times New Roman"/>
          <w:color w:val="ff0000"/>
          <w:rtl w:val="0"/>
        </w:rPr>
        <w:t xml:space="preserve">Царю небесний</w:t>
      </w:r>
      <w:r w:rsidDel="00000000" w:rsidR="00000000" w:rsidRPr="00000000">
        <w:rPr>
          <w:rFonts w:ascii="Times New Roman" w:cs="Times New Roman" w:eastAsia="Times New Roman" w:hAnsi="Times New Roman"/>
          <w:i w:val="1"/>
          <w:color w:val="ff0000"/>
          <w:rtl w:val="0"/>
        </w:rPr>
        <w:t xml:space="preserve">, на проскомидії, на Літургії і де ще буде, відмовляємо </w:t>
      </w:r>
      <w:r w:rsidDel="00000000" w:rsidR="00000000" w:rsidRPr="00000000">
        <w:rPr>
          <w:rFonts w:ascii="Times New Roman" w:cs="Times New Roman" w:eastAsia="Times New Roman" w:hAnsi="Times New Roman"/>
          <w:color w:val="ff0000"/>
          <w:rtl w:val="0"/>
        </w:rPr>
        <w:t xml:space="preserve">Христос воскрес</w:t>
      </w:r>
      <w:r w:rsidDel="00000000" w:rsidR="00000000" w:rsidRPr="00000000">
        <w:rPr>
          <w:rFonts w:ascii="Times New Roman" w:cs="Times New Roman" w:eastAsia="Times New Roman" w:hAnsi="Times New Roman"/>
          <w:i w:val="1"/>
          <w:color w:val="ff0000"/>
          <w:rtl w:val="0"/>
        </w:rPr>
        <w:t xml:space="preserve"> тричі до Вознесіння.</w:t>
      </w:r>
    </w:p>
    <w:p w:rsidR="00000000" w:rsidDel="00000000" w:rsidP="00000000" w:rsidRDefault="00000000" w:rsidRPr="00000000" w14:paraId="000003E5">
      <w:pPr>
        <w:shd w:fill="ffffff" w:val="clear"/>
        <w:spacing w:after="240" w:before="240" w:lineRule="auto"/>
        <w:ind w:firstLine="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По виглосі </w:t>
      </w:r>
      <w:r w:rsidDel="00000000" w:rsidR="00000000" w:rsidRPr="00000000">
        <w:rPr>
          <w:rFonts w:ascii="Times New Roman" w:cs="Times New Roman" w:eastAsia="Times New Roman" w:hAnsi="Times New Roman"/>
          <w:color w:val="ff0000"/>
          <w:rtl w:val="0"/>
        </w:rPr>
        <w:t xml:space="preserve">Благословенне Царство</w:t>
      </w:r>
      <w:r w:rsidDel="00000000" w:rsidR="00000000" w:rsidRPr="00000000">
        <w:rPr>
          <w:rFonts w:ascii="Times New Roman" w:cs="Times New Roman" w:eastAsia="Times New Roman" w:hAnsi="Times New Roman"/>
          <w:i w:val="1"/>
          <w:color w:val="ff0000"/>
          <w:rtl w:val="0"/>
        </w:rPr>
        <w:t xml:space="preserve"> співаємо</w:t>
      </w:r>
      <w:r w:rsidDel="00000000" w:rsidR="00000000" w:rsidRPr="00000000">
        <w:rPr>
          <w:rFonts w:ascii="Times New Roman" w:cs="Times New Roman" w:eastAsia="Times New Roman" w:hAnsi="Times New Roman"/>
          <w:color w:val="ff0000"/>
          <w:rtl w:val="0"/>
        </w:rPr>
        <w:t xml:space="preserve"> Христос воскрес </w:t>
      </w:r>
      <w:r w:rsidDel="00000000" w:rsidR="00000000" w:rsidRPr="00000000">
        <w:rPr>
          <w:rFonts w:ascii="Times New Roman" w:cs="Times New Roman" w:eastAsia="Times New Roman" w:hAnsi="Times New Roman"/>
          <w:i w:val="1"/>
          <w:color w:val="ff0000"/>
          <w:rtl w:val="0"/>
        </w:rPr>
        <w:t xml:space="preserve">тричі, навпереміну зі священиком, як напочатку Пасхальної утрені</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3E6">
      <w:pPr>
        <w:spacing w:after="120" w:before="240" w:lineRule="auto"/>
        <w:ind w:firstLine="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Антифони свята. Замість Трисвятого – «Ви, що в Христа хрестилися». Прокімен і Алилуя свята. Ап. – Ді. 1 зач.; 1-8. Єв. – Ів. 1 зач.; 1, 1-17. Під час читання Євангелії після кожного стиха вдаряють в усі дзвони. Замість «Достойно» – «Ангел сповіщав». </w:t>
      </w:r>
      <w:r w:rsidDel="00000000" w:rsidR="00000000" w:rsidRPr="00000000">
        <w:rPr>
          <w:rFonts w:ascii="Times New Roman" w:cs="Times New Roman" w:eastAsia="Times New Roman" w:hAnsi="Times New Roman"/>
          <w:i w:val="1"/>
          <w:color w:val="ff0000"/>
          <w:rtl w:val="0"/>
        </w:rPr>
        <w:t xml:space="preserve">Замість</w:t>
      </w:r>
      <w:r w:rsidDel="00000000" w:rsidR="00000000" w:rsidRPr="00000000">
        <w:rPr>
          <w:rFonts w:ascii="Times New Roman" w:cs="Times New Roman" w:eastAsia="Times New Roman" w:hAnsi="Times New Roman"/>
          <w:color w:val="ff0000"/>
          <w:rtl w:val="0"/>
        </w:rPr>
        <w:t xml:space="preserve"> Благословен, хто йде </w:t>
      </w:r>
      <w:r w:rsidDel="00000000" w:rsidR="00000000" w:rsidRPr="00000000">
        <w:rPr>
          <w:rFonts w:ascii="Times New Roman" w:cs="Times New Roman" w:eastAsia="Times New Roman" w:hAnsi="Times New Roman"/>
          <w:i w:val="1"/>
          <w:color w:val="ff0000"/>
          <w:rtl w:val="0"/>
        </w:rPr>
        <w:t xml:space="preserve">і</w:t>
      </w:r>
      <w:r w:rsidDel="00000000" w:rsidR="00000000" w:rsidRPr="00000000">
        <w:rPr>
          <w:rFonts w:ascii="Times New Roman" w:cs="Times New Roman" w:eastAsia="Times New Roman" w:hAnsi="Times New Roman"/>
          <w:color w:val="ff0000"/>
          <w:rtl w:val="0"/>
        </w:rPr>
        <w:t xml:space="preserve"> Ми виділи світло істинне, </w:t>
      </w:r>
      <w:r w:rsidDel="00000000" w:rsidR="00000000" w:rsidRPr="00000000">
        <w:rPr>
          <w:rFonts w:ascii="Times New Roman" w:cs="Times New Roman" w:eastAsia="Times New Roman" w:hAnsi="Times New Roman"/>
          <w:i w:val="1"/>
          <w:color w:val="ff0000"/>
          <w:rtl w:val="0"/>
        </w:rPr>
        <w:t xml:space="preserve">співаємо</w:t>
      </w:r>
      <w:r w:rsidDel="00000000" w:rsidR="00000000" w:rsidRPr="00000000">
        <w:rPr>
          <w:rFonts w:ascii="Times New Roman" w:cs="Times New Roman" w:eastAsia="Times New Roman" w:hAnsi="Times New Roman"/>
          <w:color w:val="ff0000"/>
          <w:rtl w:val="0"/>
        </w:rPr>
        <w:t xml:space="preserve"> Христос воскрес </w:t>
      </w:r>
      <w:r w:rsidDel="00000000" w:rsidR="00000000" w:rsidRPr="00000000">
        <w:rPr>
          <w:rFonts w:ascii="Times New Roman" w:cs="Times New Roman" w:eastAsia="Times New Roman" w:hAnsi="Times New Roman"/>
          <w:i w:val="1"/>
          <w:color w:val="ff0000"/>
          <w:rtl w:val="0"/>
        </w:rPr>
        <w:t xml:space="preserve">один раз</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Замість</w:t>
      </w:r>
      <w:r w:rsidDel="00000000" w:rsidR="00000000" w:rsidRPr="00000000">
        <w:rPr>
          <w:rFonts w:ascii="Times New Roman" w:cs="Times New Roman" w:eastAsia="Times New Roman" w:hAnsi="Times New Roman"/>
          <w:color w:val="ff0000"/>
          <w:rtl w:val="0"/>
        </w:rPr>
        <w:t xml:space="preserve"> Нехай сповняться </w:t>
      </w:r>
      <w:r w:rsidDel="00000000" w:rsidR="00000000" w:rsidRPr="00000000">
        <w:rPr>
          <w:rFonts w:ascii="Times New Roman" w:cs="Times New Roman" w:eastAsia="Times New Roman" w:hAnsi="Times New Roman"/>
          <w:i w:val="1"/>
          <w:color w:val="ff0000"/>
          <w:rtl w:val="0"/>
        </w:rPr>
        <w:t xml:space="preserve">і</w:t>
      </w:r>
      <w:r w:rsidDel="00000000" w:rsidR="00000000" w:rsidRPr="00000000">
        <w:rPr>
          <w:rFonts w:ascii="Times New Roman" w:cs="Times New Roman" w:eastAsia="Times New Roman" w:hAnsi="Times New Roman"/>
          <w:color w:val="ff0000"/>
          <w:rtl w:val="0"/>
        </w:rPr>
        <w:t xml:space="preserve"> Будь ім’я Господнє – Христос воскрес </w:t>
      </w:r>
      <w:r w:rsidDel="00000000" w:rsidR="00000000" w:rsidRPr="00000000">
        <w:rPr>
          <w:rFonts w:ascii="Times New Roman" w:cs="Times New Roman" w:eastAsia="Times New Roman" w:hAnsi="Times New Roman"/>
          <w:i w:val="1"/>
          <w:color w:val="ff0000"/>
          <w:rtl w:val="0"/>
        </w:rPr>
        <w:t xml:space="preserve">тричі. Так аж до віддання свята Пасхи. Причасний:</w:t>
      </w:r>
      <w:r w:rsidDel="00000000" w:rsidR="00000000" w:rsidRPr="00000000">
        <w:rPr>
          <w:rFonts w:ascii="Times New Roman" w:cs="Times New Roman" w:eastAsia="Times New Roman" w:hAnsi="Times New Roman"/>
          <w:color w:val="ff0000"/>
          <w:rtl w:val="0"/>
        </w:rPr>
        <w:t xml:space="preserve"> Тіло Христове прийміте.</w:t>
      </w:r>
    </w:p>
    <w:p w:rsidR="00000000" w:rsidDel="00000000" w:rsidP="00000000" w:rsidRDefault="00000000" w:rsidRPr="00000000" w14:paraId="000003E7">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Після заамвонної молитви (або по відпусті Літургії) відбувається благословення артоса.</w:t>
      </w:r>
    </w:p>
    <w:p w:rsidR="00000000" w:rsidDel="00000000" w:rsidP="00000000" w:rsidRDefault="00000000" w:rsidRPr="00000000" w14:paraId="000003E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9">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Важливо уточнити, що на кожному Часі, як і на Повечер'ї і Північній, на відпусті співаємо саме "Чеснішу від херувимів" ("Світися, світися" співаємо лише на відпусті вечірні та утрені), а також не читаємо звичних молитов Часів.</w:t>
      </w:r>
    </w:p>
    <w:p w:rsidR="00000000" w:rsidDel="00000000" w:rsidP="00000000" w:rsidRDefault="00000000" w:rsidRPr="00000000" w14:paraId="000003E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w:t>
      </w:r>
    </w:p>
    <w:p w:rsidR="00000000" w:rsidDel="00000000" w:rsidP="00000000" w:rsidRDefault="00000000" w:rsidRPr="00000000" w14:paraId="000003E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21 Світлий понеділок.</w:t>
      </w:r>
    </w:p>
    <w:p w:rsidR="00000000" w:rsidDel="00000000" w:rsidP="00000000" w:rsidRDefault="00000000" w:rsidRPr="00000000" w14:paraId="000003E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Януарія і тих, що з ним. Святого мученика Теодора, що в Пергії.</w:t>
      </w:r>
    </w:p>
    <w:p w:rsidR="00000000" w:rsidDel="00000000" w:rsidP="00000000" w:rsidRDefault="00000000" w:rsidRPr="00000000" w14:paraId="000003F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«Благословенний Бог  наш».</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 6 воскрес. стихир 2-го гласу, Сл.: 7-ма стихира, І нині: догмат 2-го гласу. </w:t>
      </w:r>
      <w:r w:rsidDel="00000000" w:rsidR="00000000" w:rsidRPr="00000000">
        <w:rPr>
          <w:rFonts w:ascii="Times New Roman" w:cs="Times New Roman" w:eastAsia="Times New Roman" w:hAnsi="Times New Roman"/>
          <w:b w:val="1"/>
          <w:color w:val="ff0000"/>
          <w:rtl w:val="0"/>
        </w:rPr>
        <w:t xml:space="preserve">Вхід з Євангелією.</w:t>
      </w:r>
      <w:r w:rsidDel="00000000" w:rsidR="00000000" w:rsidRPr="00000000">
        <w:rPr>
          <w:rFonts w:ascii="Times New Roman" w:cs="Times New Roman" w:eastAsia="Times New Roman" w:hAnsi="Times New Roman"/>
          <w:color w:val="ff0000"/>
          <w:rtl w:val="0"/>
        </w:rPr>
        <w:t xml:space="preserve"> «Світло тихе». Прокімен, глас 7, «Хто Бог великий», відтак: «І щоб удостоїтися нам». Єв. Ів. зач. 65; 20, 19-25. Сугуба єктенія, «Сподоби, Господи», Прохальна єктенія. На Стиховні – одна стихира воскресна 2-го гласу, а після неї стихири Пасхи і пасхальний відпуст.</w:t>
      </w:r>
    </w:p>
    <w:p w:rsidR="00000000" w:rsidDel="00000000" w:rsidP="00000000" w:rsidRDefault="00000000" w:rsidRPr="00000000" w14:paraId="000003F1">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rtl w:val="0"/>
        </w:rPr>
        <w:t xml:space="preserve"> «Слава святій...» В</w:t>
      </w:r>
      <w:r w:rsidDel="00000000" w:rsidR="00000000" w:rsidRPr="00000000">
        <w:rPr>
          <w:rFonts w:ascii="Times New Roman" w:cs="Times New Roman" w:eastAsia="Times New Roman" w:hAnsi="Times New Roman"/>
          <w:i w:val="1"/>
          <w:color w:val="ff0000"/>
          <w:rtl w:val="0"/>
        </w:rPr>
        <w:t xml:space="preserve">се інше, як у неділю Пасхи; канон Пасхи буде з малими єктеніями по 3-ій, 6-ій та 9-ій піснях</w:t>
      </w:r>
      <w:r w:rsidDel="00000000" w:rsidR="00000000" w:rsidRPr="00000000">
        <w:rPr>
          <w:rFonts w:ascii="Times New Roman" w:cs="Times New Roman" w:eastAsia="Times New Roman" w:hAnsi="Times New Roman"/>
          <w:color w:val="ff0000"/>
          <w:rtl w:val="0"/>
        </w:rPr>
        <w:t xml:space="preserve">. На Хвалитних: 4 воскрес. стихири 2-го гласу та стихири Пасхи.</w:t>
      </w:r>
      <w:r w:rsidDel="00000000" w:rsidR="00000000" w:rsidRPr="00000000">
        <w:rPr>
          <w:rFonts w:ascii="Times New Roman" w:cs="Times New Roman" w:eastAsia="Times New Roman" w:hAnsi="Times New Roman"/>
          <w:i w:val="1"/>
          <w:color w:val="ff0000"/>
          <w:rtl w:val="0"/>
        </w:rPr>
        <w:t xml:space="preserve"> Далі все, як у неділю Пасхи.</w:t>
      </w:r>
    </w:p>
    <w:p w:rsidR="00000000" w:rsidDel="00000000" w:rsidP="00000000" w:rsidRDefault="00000000" w:rsidRPr="00000000" w14:paraId="000003F2">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Пасхальні.</w:t>
      </w:r>
    </w:p>
    <w:p w:rsidR="00000000" w:rsidDel="00000000" w:rsidP="00000000" w:rsidRDefault="00000000" w:rsidRPr="00000000" w14:paraId="000003F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все - як у неділю Пасхи. Прокімен, г. 8: «На всю землю». Ап. – Ді. 2 зач.; 1, 12-17. 21-26. Єв. – Ів. 2 зач.; 1, 18-28.</w:t>
      </w:r>
    </w:p>
    <w:p w:rsidR="00000000" w:rsidDel="00000000" w:rsidP="00000000" w:rsidRDefault="00000000" w:rsidRPr="00000000" w14:paraId="000003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br w:type="textWrapping"/>
        <w:br w:type="textWrapping"/>
      </w:r>
      <w:r w:rsidDel="00000000" w:rsidR="00000000" w:rsidRPr="00000000">
        <w:rPr>
          <w:rtl w:val="0"/>
        </w:rPr>
      </w:r>
    </w:p>
    <w:p w:rsidR="00000000" w:rsidDel="00000000" w:rsidP="00000000" w:rsidRDefault="00000000" w:rsidRPr="00000000" w14:paraId="000003F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w:t>
      </w:r>
    </w:p>
    <w:p w:rsidR="00000000" w:rsidDel="00000000" w:rsidP="00000000" w:rsidRDefault="00000000" w:rsidRPr="00000000" w14:paraId="000003F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22 Світлий вівторок.</w:t>
      </w:r>
    </w:p>
    <w:p w:rsidR="00000000" w:rsidDel="00000000" w:rsidP="00000000" w:rsidRDefault="00000000" w:rsidRPr="00000000" w14:paraId="000003F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Теодора Сикеота.</w:t>
      </w:r>
    </w:p>
    <w:p w:rsidR="00000000" w:rsidDel="00000000" w:rsidP="00000000" w:rsidRDefault="00000000" w:rsidRPr="00000000" w14:paraId="000003F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«Благословенний Бог наш» -</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 6 воскрес. стихир 3-го гласу, Сл.: 7-ма стихира, І нині: догмат 3 гл. Великий прокімен «Бог наш на небі». На стиховні – стихира, гл. 3, «Твоєю страстю» і далі стихири Пасхи.</w:t>
      </w:r>
    </w:p>
    <w:p w:rsidR="00000000" w:rsidDel="00000000" w:rsidP="00000000" w:rsidRDefault="00000000" w:rsidRPr="00000000" w14:paraId="000003F9">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rtl w:val="0"/>
        </w:rPr>
        <w:t xml:space="preserve"> «Слава святій...» </w:t>
      </w:r>
      <w:r w:rsidDel="00000000" w:rsidR="00000000" w:rsidRPr="00000000">
        <w:rPr>
          <w:rFonts w:ascii="Times New Roman" w:cs="Times New Roman" w:eastAsia="Times New Roman" w:hAnsi="Times New Roman"/>
          <w:i w:val="1"/>
          <w:color w:val="ff0000"/>
          <w:rtl w:val="0"/>
        </w:rPr>
        <w:t xml:space="preserve">Все інше, як у неділю Пасхи; канон Пасхи буде з малими єктеніями по 3-ій, 6-ій та 9-ій піснях</w:t>
      </w:r>
      <w:r w:rsidDel="00000000" w:rsidR="00000000" w:rsidRPr="00000000">
        <w:rPr>
          <w:rFonts w:ascii="Times New Roman" w:cs="Times New Roman" w:eastAsia="Times New Roman" w:hAnsi="Times New Roman"/>
          <w:color w:val="ff0000"/>
          <w:rtl w:val="0"/>
        </w:rPr>
        <w:t xml:space="preserve">. На Хвалитних: 4 неділ. стихири 3-го гласу та стихири Пасхи.</w:t>
      </w:r>
      <w:r w:rsidDel="00000000" w:rsidR="00000000" w:rsidRPr="00000000">
        <w:rPr>
          <w:rFonts w:ascii="Times New Roman" w:cs="Times New Roman" w:eastAsia="Times New Roman" w:hAnsi="Times New Roman"/>
          <w:i w:val="1"/>
          <w:color w:val="ff0000"/>
          <w:rtl w:val="0"/>
        </w:rPr>
        <w:t xml:space="preserve"> Далі все, як у неділю Пасхи.</w:t>
      </w:r>
    </w:p>
    <w:p w:rsidR="00000000" w:rsidDel="00000000" w:rsidP="00000000" w:rsidRDefault="00000000" w:rsidRPr="00000000" w14:paraId="000003FA">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Пасхальні.</w:t>
      </w:r>
    </w:p>
    <w:p w:rsidR="00000000" w:rsidDel="00000000" w:rsidP="00000000" w:rsidRDefault="00000000" w:rsidRPr="00000000" w14:paraId="000003F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як у неділю Пасхи. Прокімен: «Величає душа моя Господа». Ап. – Ді. 4 зач.; 2, 14-21. Єв. – Лк. 113 зач.; 24, 12-35.</w:t>
      </w:r>
    </w:p>
    <w:p w:rsidR="00000000" w:rsidDel="00000000" w:rsidP="00000000" w:rsidRDefault="00000000" w:rsidRPr="00000000" w14:paraId="000003F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3F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3F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w:t>
      </w:r>
    </w:p>
    <w:p w:rsidR="00000000" w:rsidDel="00000000" w:rsidP="00000000" w:rsidRDefault="00000000" w:rsidRPr="00000000" w14:paraId="000003F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23 Світла середа.</w:t>
      </w:r>
    </w:p>
    <w:p w:rsidR="00000000" w:rsidDel="00000000" w:rsidP="00000000" w:rsidRDefault="00000000" w:rsidRPr="00000000" w14:paraId="0000040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славного великомученика, переможця й чудотворця Юрія.</w:t>
      </w:r>
    </w:p>
    <w:p w:rsidR="00000000" w:rsidDel="00000000" w:rsidP="00000000" w:rsidRDefault="00000000" w:rsidRPr="00000000" w14:paraId="0000040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по виголосі </w:t>
      </w:r>
      <w:r w:rsidDel="00000000" w:rsidR="00000000" w:rsidRPr="00000000">
        <w:rPr>
          <w:rFonts w:ascii="Times New Roman" w:cs="Times New Roman" w:eastAsia="Times New Roman" w:hAnsi="Times New Roman"/>
          <w:color w:val="ff0000"/>
          <w:rtl w:val="0"/>
        </w:rPr>
        <w:t xml:space="preserve">«Слава святій» - «Христос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10 стихир: 4 воскресні 5-го гласу і 6 влкмч., Сл.: влкмч., І нині: догмат 4-го гласу. Вхід. «Світло тихе». Прокімен великий, гл. 8: «Гласом моїм до Господа» і Три читання влкмч.: Іс. 43, 9-14; Муд. 3, 1-9; Муд. 4, 7-15. Сугуба єктенія, «Сподоби, Господи», прохальна єктенія. На Литії – стихири влкмч. На стиховні – стихира гл. 4, «Господи, Ти вийшов на хрест» і далі стихири Пасхи, Слава: влкмч., І нині: «Воскресіння день», «Христос воскрес» (3), відтак – тропар влкмч. двічі і «Богородице Діво» раз. Благословення хлібів, після якого - «Христос воскрес» (3) і Пс. 33 (до половини). Пасхальний відпуст з помин. влкмч. </w:t>
      </w:r>
    </w:p>
    <w:p w:rsidR="00000000" w:rsidDel="00000000" w:rsidP="00000000" w:rsidRDefault="00000000" w:rsidRPr="00000000" w14:paraId="0000040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rtl w:val="0"/>
        </w:rPr>
        <w:t xml:space="preserve"> «Слава святій...». По 4 стихах «Хай воскресне Бог» й інших, навпереміну з «Христос воскрес» – Слава: тропар влкмч., І нині: воскресний богородичний за гласом тропаря влкмч. Мирна єктенія й одразу полієлей. Величання і сідальний влкмч. Степенна 4-го гласу: «Від юности моєї». Прокімен влкмч. Єв. – Лк. 63 зач.; 12, 2-7. «Воскресіння Христове» (3). «Слава»: Молитвами страстотерпця, Милостивий, очисти, множество прогрішень наших, «І нині»: Молитвами Богородиці, Милостивий, очисти множество прогрішень наших. Стих: «Помилуй мене Боже» і стихира влкмч. Молитва «Спаси, Боже, людей Твоїх». Канон Пасхи і ап. Катавасія – ірмоси канону Пасхи. По 3-ій пісні – кондак-ікос Пасхи, по 6-ій – кондак-ікос влкмч. і «Воскрес Ісус із гробу»; по 9-ій – світильний Пасхи, Слава: влкмч., І нині: Пасхи. Хвалитні стихири: 3 воскресні 5-го гласу і 3 влкмч., а також стихири Пасхи з їхніми приспівами, Слава: влкмч., І нині: «Воскресіння день» і, по «Христос воскрес» (3), – Слава: тропар влкмч., І нині: воскресний богородичний за гласом влкмч., дві єктенії і пасхальний відпуст з помин. влкмч. </w:t>
      </w:r>
    </w:p>
    <w:p w:rsidR="00000000" w:rsidDel="00000000" w:rsidP="00000000" w:rsidRDefault="00000000" w:rsidRPr="00000000" w14:paraId="00000403">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Пасхальні. </w:t>
      </w:r>
    </w:p>
    <w:p w:rsidR="00000000" w:rsidDel="00000000" w:rsidP="00000000" w:rsidRDefault="00000000" w:rsidRPr="00000000" w14:paraId="0000040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все як у неділю Пасхи, а крім того </w:t>
      </w:r>
      <w:r w:rsidDel="00000000" w:rsidR="00000000" w:rsidRPr="00000000">
        <w:rPr>
          <w:rFonts w:ascii="Times New Roman" w:cs="Times New Roman" w:eastAsia="Times New Roman" w:hAnsi="Times New Roman"/>
          <w:color w:val="ff0000"/>
          <w:rtl w:val="0"/>
        </w:rPr>
        <w:t xml:space="preserve">по</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вході після «Христос воскрес» - тропар влкмч., Сл.: кондак влкмч., І нині: кондак Пасхи. Прокімен: «На всю землю» і влкмч. Ап. і Єв. спершу дня, а потім влкмч.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5 зач.; 2, 22-36. Єв. – Ів. 4 зач.; 1, 35-51. </w:t>
      </w:r>
      <w:r w:rsidDel="00000000" w:rsidR="00000000" w:rsidRPr="00000000">
        <w:rPr>
          <w:rFonts w:ascii="Times New Roman" w:cs="Times New Roman" w:eastAsia="Times New Roman" w:hAnsi="Times New Roman"/>
          <w:i w:val="1"/>
          <w:color w:val="ff0000"/>
          <w:rtl w:val="0"/>
        </w:rPr>
        <w:t xml:space="preserve">Влкмч.:</w:t>
      </w:r>
      <w:r w:rsidDel="00000000" w:rsidR="00000000" w:rsidRPr="00000000">
        <w:rPr>
          <w:rFonts w:ascii="Times New Roman" w:cs="Times New Roman" w:eastAsia="Times New Roman" w:hAnsi="Times New Roman"/>
          <w:color w:val="ff0000"/>
          <w:rtl w:val="0"/>
        </w:rPr>
        <w:t xml:space="preserve"> Ап. – Ді. 29 зач.; 12, 1-11. Єв – Ів. 52 зач.; 15, 17-16, 2.  Причасний «Тіло Христове» і влкмч.</w:t>
      </w:r>
    </w:p>
    <w:p w:rsidR="00000000" w:rsidDel="00000000" w:rsidP="00000000" w:rsidRDefault="00000000" w:rsidRPr="00000000" w14:paraId="00000405">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06">
      <w:pPr>
        <w:spacing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4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40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24 Світлий четвер.</w:t>
      </w:r>
    </w:p>
    <w:p w:rsidR="00000000" w:rsidDel="00000000" w:rsidP="00000000" w:rsidRDefault="00000000" w:rsidRPr="00000000" w14:paraId="0000040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Сави Стратилата, воєводи.</w:t>
      </w:r>
    </w:p>
    <w:p w:rsidR="00000000" w:rsidDel="00000000" w:rsidP="00000000" w:rsidRDefault="00000000" w:rsidRPr="00000000" w14:paraId="0000040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«Благословенний Бог наш» -</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 6 воскрес. стихир 5-го гласу, Сл.: 7-ма стихира, І нині: догмат 5 гл. Великий прокімен, г. 7, «Вислухай, Боже, молитву мою». На стиховні – стихира, гл. 5, «Тебе, Спаса Христа» і далі стихири Пасхи.</w:t>
      </w:r>
    </w:p>
    <w:p w:rsidR="00000000" w:rsidDel="00000000" w:rsidP="00000000" w:rsidRDefault="00000000" w:rsidRPr="00000000" w14:paraId="0000040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все, як у неділю Пасхи. Канон Пасхи буде з малими єктеніями лише по 3-ій, 6-ій та 9-ій піснях. На Хвалитних: 4 неділ. стихири гл. 5 та стихири Пасхи. Пасхальний відпуст.</w:t>
      </w:r>
    </w:p>
    <w:p w:rsidR="00000000" w:rsidDel="00000000" w:rsidP="00000000" w:rsidRDefault="00000000" w:rsidRPr="00000000" w14:paraId="0000040E">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 Пасхальні.</w:t>
      </w:r>
    </w:p>
    <w:p w:rsidR="00000000" w:rsidDel="00000000" w:rsidP="00000000" w:rsidRDefault="00000000" w:rsidRPr="00000000" w14:paraId="0000040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все - як у неділю Пасхи. Прокімен, гл. 3: «Співайте Богові нашому». Ап. – Ді. 6 зач.; 2, 38-43. Єв. – Ів. 8 зач.; 3, 1-15.</w:t>
      </w:r>
    </w:p>
    <w:p w:rsidR="00000000" w:rsidDel="00000000" w:rsidP="00000000" w:rsidRDefault="00000000" w:rsidRPr="00000000" w14:paraId="00000410">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1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41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25 Світла п’ятниця.</w:t>
      </w:r>
    </w:p>
    <w:p w:rsidR="00000000" w:rsidDel="00000000" w:rsidP="00000000" w:rsidRDefault="00000000" w:rsidRPr="00000000" w14:paraId="0000041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апостола і євангелиста Марка. </w:t>
      </w:r>
    </w:p>
    <w:p w:rsidR="00000000" w:rsidDel="00000000" w:rsidP="00000000" w:rsidRDefault="00000000" w:rsidRPr="00000000" w14:paraId="0000041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по виголосі </w:t>
      </w:r>
      <w:r w:rsidDel="00000000" w:rsidR="00000000" w:rsidRPr="00000000">
        <w:rPr>
          <w:rFonts w:ascii="Times New Roman" w:cs="Times New Roman" w:eastAsia="Times New Roman" w:hAnsi="Times New Roman"/>
          <w:color w:val="ff0000"/>
          <w:rtl w:val="0"/>
        </w:rPr>
        <w:t xml:space="preserve">«Слава святій» - «Христос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10 стихир: 4 воскресних 6-го гласу і 6 ап., Сл.: ап., І нині: догмат 6-го гл. Вхід. «Світло тихе». Великий прокімен, гл. 7: «Возлюблю Тебе, Господи» і 3 читання ап.: Як. 1, 1-12, Як. 1, 13-27, Як. 2, 1 -13. Сугуба єктенія, «Сподоби, Господи», прохальна єктенія. На стиховні –  стихира 6-го гласу: «Воскресіння твоє», а відтак стихири Пасхи,Слава: ап., І нині: «Воскресіння день», «Христос воскрес» (3), відтак – тропар ап., Сл., І нині: воскресний богородичний за гласом тропаря ап. Пасхальний відпуст з помин. ап. </w:t>
      </w:r>
    </w:p>
    <w:p w:rsidR="00000000" w:rsidDel="00000000" w:rsidP="00000000" w:rsidRDefault="00000000" w:rsidRPr="00000000" w14:paraId="0000041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rtl w:val="0"/>
        </w:rPr>
        <w:t xml:space="preserve"> «Слава святій...». По 4 стихах «Хай воскресне Бог» й інших, навпереміну з «Христос воскрес» – Слава: тропар ап., І нині: воскресний богородичний за гласом тропаря ап. Мирна єктенія й одразу полієлей. Величання і сідальний ап. Степенна 4-го гласу: «Від юности моєї». Прокімен ап. Єв. Ів. зач. 67; 21, 15-25. «Воскресіння Христове» (3). «Слава»: Молитвами святих апостолів, Милостивий, очисти, множество прогрішень наших, «І нині»: Молитвами Богородиці, Милостивий, очисти множество прогрішень наших. Стих: «Помилуй мене Боже» і стихира ап. Молитва «Спаси, Боже, людей Твоїх». Канон Пасхи і ап. Катавасія – ірмоси канону Пасхи. По 3-ій пісні – кондак-ікос Пасхи, по 6-ій – кондак-ікос ап. і «Воскрес Ісус із гробу»; по 9-ій – світильний Пасхи, Слава: ап., І нині: Пасхи. На Хвалитних 6 стихир: 3 воскресні 6-го гласу і 3 ап., а також стихири Пасхи з їхніми приспівами, Слава: ап., І нині: «Воскресіння день» і, по «Христос воскрес» (3), – Слава: тропар ап., І нині: воскресний богородичний за гласом ап., дві єктенії і пасхальний відпуст з помин. ап. </w:t>
      </w:r>
    </w:p>
    <w:p w:rsidR="00000000" w:rsidDel="00000000" w:rsidP="00000000" w:rsidRDefault="00000000" w:rsidRPr="00000000" w14:paraId="00000418">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Пасхальні. </w:t>
      </w:r>
    </w:p>
    <w:p w:rsidR="00000000" w:rsidDel="00000000" w:rsidP="00000000" w:rsidRDefault="00000000" w:rsidRPr="00000000" w14:paraId="0000041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все як у неділю Пасхи, а крім того </w:t>
      </w:r>
      <w:r w:rsidDel="00000000" w:rsidR="00000000" w:rsidRPr="00000000">
        <w:rPr>
          <w:rFonts w:ascii="Times New Roman" w:cs="Times New Roman" w:eastAsia="Times New Roman" w:hAnsi="Times New Roman"/>
          <w:color w:val="ff0000"/>
          <w:rtl w:val="0"/>
        </w:rPr>
        <w:t xml:space="preserve">по</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вході після «Христос воскрес» - тропар ап., Сл.: кондак ап., І нині: кондак Пасхи. Прокімен: «На всю землю». Ап. і Єв. спершу дня, а потім ап.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Ді. 7 зач.; 3, 1-8. Єв. – Ів. 7 зач.; 2, 12-22.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Пт. 63 зач.; 5, 6-14. Єв. – Мр. 23 зач.; 6, 7-13. Причасний «Тіло Христове» і ап.</w:t>
      </w:r>
    </w:p>
    <w:p w:rsidR="00000000" w:rsidDel="00000000" w:rsidP="00000000" w:rsidRDefault="00000000" w:rsidRPr="00000000" w14:paraId="0000041A">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1B">
      <w:pPr>
        <w:spacing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spacing w:after="200" w:line="250" w:lineRule="auto"/>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41D">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42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26 Світла субота.</w:t>
      </w:r>
    </w:p>
    <w:p w:rsidR="00000000" w:rsidDel="00000000" w:rsidP="00000000" w:rsidRDefault="00000000" w:rsidRPr="00000000" w14:paraId="0000042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Василія, єпископа Амасійського.</w:t>
      </w:r>
    </w:p>
    <w:p w:rsidR="00000000" w:rsidDel="00000000" w:rsidP="00000000" w:rsidRDefault="00000000" w:rsidRPr="00000000" w14:paraId="0000042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“Благословенний Бог наш” - “Христос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стихири неділ. гл. 8[1], великий прокімен, глас 8: “Дав єси спадкоємство”. На стиховні – стихира 8-го гласу: “На хрест вийшов Ти, Ісусе", а відтак стихири Пасхи і пасхальний відпуст.</w:t>
      </w:r>
    </w:p>
    <w:p w:rsidR="00000000" w:rsidDel="00000000" w:rsidP="00000000" w:rsidRDefault="00000000" w:rsidRPr="00000000" w14:paraId="0000042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все, як у неділю Пасхи. Канон Пасхи буде з малими єктеніями лише по 3-ій, 6-ій та 9-ій піснях. На Хвалитних: 4 неділ. стихири гл. 8 та стихири Пасхи. Пасхальний відпуст.</w:t>
      </w:r>
    </w:p>
    <w:p w:rsidR="00000000" w:rsidDel="00000000" w:rsidP="00000000" w:rsidRDefault="00000000" w:rsidRPr="00000000" w14:paraId="00000424">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 Пасхальні, лише 9 час буде за звичним уставом і на ньому співаємо тропар гл. 8, </w:t>
      </w:r>
      <w:r w:rsidDel="00000000" w:rsidR="00000000" w:rsidRPr="00000000">
        <w:rPr>
          <w:rFonts w:ascii="Times New Roman" w:cs="Times New Roman" w:eastAsia="Times New Roman" w:hAnsi="Times New Roman"/>
          <w:color w:val="ff0000"/>
          <w:rtl w:val="0"/>
        </w:rPr>
        <w:t xml:space="preserve">«З висоти зійшов Ти, Милосердний»</w:t>
      </w:r>
      <w:r w:rsidDel="00000000" w:rsidR="00000000" w:rsidRPr="00000000">
        <w:rPr>
          <w:rFonts w:ascii="Times New Roman" w:cs="Times New Roman" w:eastAsia="Times New Roman" w:hAnsi="Times New Roman"/>
          <w:i w:val="1"/>
          <w:color w:val="ff0000"/>
          <w:rtl w:val="0"/>
        </w:rPr>
        <w:t xml:space="preserve"> і кондак Пасхи </w:t>
      </w:r>
      <w:r w:rsidDel="00000000" w:rsidR="00000000" w:rsidRPr="00000000">
        <w:rPr>
          <w:rFonts w:ascii="Times New Roman" w:cs="Times New Roman" w:eastAsia="Times New Roman" w:hAnsi="Times New Roman"/>
          <w:color w:val="ff0000"/>
          <w:rtl w:val="0"/>
        </w:rPr>
        <w:t xml:space="preserve">«Хоч і у гріб»</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42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все згідно з уставом, однак, після заамвонної молитви, священик, вийшовши перед тетрапод, читає молитву на роздроблення Артоса. Потім Артос забирає до захристії, а в неділю ап. Томи, після заамвонної молитви, роздає вірним.</w:t>
      </w:r>
      <w:r w:rsidDel="00000000" w:rsidR="00000000" w:rsidRPr="00000000">
        <w:rPr>
          <w:rFonts w:ascii="Times New Roman" w:cs="Times New Roman" w:eastAsia="Times New Roman" w:hAnsi="Times New Roman"/>
          <w:color w:val="ff0000"/>
          <w:rtl w:val="0"/>
        </w:rPr>
        <w:t xml:space="preserve"> Ап. Ді. зач. 8; 3, 11-16; Єв. Ів. зач. 11; 3, 22-33.</w:t>
      </w:r>
    </w:p>
    <w:p w:rsidR="00000000" w:rsidDel="00000000" w:rsidP="00000000" w:rsidRDefault="00000000" w:rsidRPr="00000000" w14:paraId="00000426">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27">
      <w:pPr>
        <w:spacing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У Молитвослові ЧСВВ, на с. 665 допущено помилку, коли вказано співати в Світлу Суботу 7 глас.</w:t>
      </w:r>
    </w:p>
    <w:p w:rsidR="00000000" w:rsidDel="00000000" w:rsidP="00000000" w:rsidRDefault="00000000" w:rsidRPr="00000000" w14:paraId="00000429">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2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42D">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27 </w:t>
      </w:r>
      <w:r w:rsidDel="00000000" w:rsidR="00000000" w:rsidRPr="00000000">
        <w:rPr>
          <w:rFonts w:ascii="Times New Roman" w:cs="Times New Roman" w:eastAsia="Times New Roman" w:hAnsi="Times New Roman"/>
          <w:i w:val="1"/>
          <w:color w:val="ff0000"/>
          <w:rtl w:val="0"/>
        </w:rPr>
        <w:t xml:space="preserve">Неділя 2-га після Пасхи. Томина. Антипасха. Єв. 1.</w:t>
      </w:r>
    </w:p>
    <w:p w:rsidR="00000000" w:rsidDel="00000000" w:rsidP="00000000" w:rsidRDefault="00000000" w:rsidRPr="00000000" w14:paraId="0000042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священномученика Симеона, родича Господнього. Преподобного отця нашого Стефана, єпископа Володимирського.</w:t>
      </w:r>
    </w:p>
    <w:p w:rsidR="00000000" w:rsidDel="00000000" w:rsidP="00000000" w:rsidRDefault="00000000" w:rsidRPr="00000000" w14:paraId="0000042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На вечірні </w:t>
      </w:r>
      <w:r w:rsidDel="00000000" w:rsidR="00000000" w:rsidRPr="00000000">
        <w:rPr>
          <w:rFonts w:ascii="Times New Roman" w:cs="Times New Roman" w:eastAsia="Times New Roman" w:hAnsi="Times New Roman"/>
          <w:color w:val="ff0000"/>
          <w:rtl w:val="0"/>
        </w:rPr>
        <w:t xml:space="preserve">виголос: «Слава святій», «Христос воскрес» (3). «Прийдіте, поклонімся» (3). Пс. 103. «Блажен муж». На «Господи, взиваю» 10 стихир свята, Сл., І нині: свята. Прокімен дня. </w:t>
      </w:r>
      <w:r w:rsidDel="00000000" w:rsidR="00000000" w:rsidRPr="00000000">
        <w:rPr>
          <w:rFonts w:ascii="Times New Roman" w:cs="Times New Roman" w:eastAsia="Times New Roman" w:hAnsi="Times New Roman"/>
          <w:i w:val="1"/>
          <w:color w:val="ff0000"/>
          <w:rtl w:val="0"/>
        </w:rPr>
        <w:t xml:space="preserve">Читань немає.</w:t>
      </w:r>
      <w:r w:rsidDel="00000000" w:rsidR="00000000" w:rsidRPr="00000000">
        <w:rPr>
          <w:rFonts w:ascii="Times New Roman" w:cs="Times New Roman" w:eastAsia="Times New Roman" w:hAnsi="Times New Roman"/>
          <w:color w:val="ff0000"/>
          <w:rtl w:val="0"/>
        </w:rPr>
        <w:t xml:space="preserve"> Литія свята. Стиховня свята. По «Отче наш»: тропар «Хоч запечатаний був гріб» (3). «Будь ім’я Господнє», Пс. 33 і великий святковий відпуст.</w:t>
      </w:r>
    </w:p>
    <w:p w:rsidR="00000000" w:rsidDel="00000000" w:rsidP="00000000" w:rsidRDefault="00000000" w:rsidRPr="00000000" w14:paraId="0000043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«Слава святій…» - «Христос воскрес» та звичайний початок утрені. По «Бог Господь» тропар свята (2), Сл., І нині: свята. Катизми рядові, сідальні свята. Полієлей, Величання і сідал. свята. Степенна, глас 4: «Від юності». Прокімен свята, Єв. Мт. 116; 28, 16-20. «Воскресіння Христове»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Пс. 50, стихира воскресна: «Воскрес Ісус із гробу». Канон свята, катавасія – ірмоси Пасхи. По 3-ій – іпакой свята, по 6-ій – конд.-ікос свята. Немає «Чеснішу», а відразу ірмос 9-ої пісні. По 9-ій – «Свят Господь Бог наш» (3), світил. свята (2), Сл., І нині: світильний свята. Хвалитних стихир 4 свята, Сл.: свята, І нині: «Преблагословенна». По вел. славослов’ї – тропар свята. По відпусті: Сл., І нині: стихира євангел.</w:t>
      </w:r>
    </w:p>
    <w:p w:rsidR="00000000" w:rsidDel="00000000" w:rsidP="00000000" w:rsidRDefault="00000000" w:rsidRPr="00000000" w14:paraId="0000043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43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і алилуя свята. Ап. Ді. зач. 14; 5, 12-20; Єв. Ів. зач. 65; 20, 19-31. Замість «Достойно» - «Ангел сповіщав». Причасний свята: «Похвали, Єрусалиме, Господа».</w:t>
      </w:r>
    </w:p>
    <w:p w:rsidR="00000000" w:rsidDel="00000000" w:rsidP="00000000" w:rsidRDefault="00000000" w:rsidRPr="00000000" w14:paraId="0000043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4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4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Тиждень 2-ий після Пасхи.</w:t>
      </w:r>
    </w:p>
    <w:p w:rsidR="00000000" w:rsidDel="00000000" w:rsidP="00000000" w:rsidRDefault="00000000" w:rsidRPr="00000000" w14:paraId="000004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апостолів Ясона й Сосіпатра. Святих мучеників Дади, Максима й Кинтиліана. Святого отця нашого Кирила, єпископа Турівського.</w:t>
      </w:r>
    </w:p>
    <w:p w:rsidR="00000000" w:rsidDel="00000000" w:rsidP="00000000" w:rsidRDefault="00000000" w:rsidRPr="00000000" w14:paraId="000004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Катизми немає. На «Господи, взиваю» 6 стихир: 3 свята, 3 апп., Сл., І нині: свята. Вхід. По «Світло тихе» - великий прокімен, глас 7: «Хто Бог великий». Стиховня свята, Сл., І нині: свята. По «Отче наш»: тропар апп., Сл., І нині: тропар свята. Відпуст великий.</w:t>
      </w:r>
    </w:p>
    <w:p w:rsidR="00000000" w:rsidDel="00000000" w:rsidP="00000000" w:rsidRDefault="00000000" w:rsidRPr="00000000" w14:paraId="0000043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i w:val="1"/>
          <w:color w:val="ff0000"/>
          <w:rtl w:val="0"/>
        </w:rPr>
        <w:t xml:space="preserve">Відпусти на вечірні, утрені та Літургії </w:t>
      </w:r>
      <w:r w:rsidDel="00000000" w:rsidR="00000000" w:rsidRPr="00000000">
        <w:rPr>
          <w:rFonts w:ascii="Times New Roman" w:cs="Times New Roman" w:eastAsia="Times New Roman" w:hAnsi="Times New Roman"/>
          <w:i w:val="1"/>
          <w:color w:val="ff0000"/>
          <w:rtl w:val="0"/>
        </w:rPr>
        <w:t xml:space="preserve">у всі будні дні аж до віддання Пасхи</w:t>
      </w:r>
      <w:r w:rsidDel="00000000" w:rsidR="00000000" w:rsidRPr="00000000">
        <w:rPr>
          <w:rFonts w:ascii="Times New Roman" w:cs="Times New Roman" w:eastAsia="Times New Roman" w:hAnsi="Times New Roman"/>
          <w:color w:val="ff0000"/>
          <w:rtl w:val="0"/>
        </w:rPr>
        <w:t xml:space="preserve"> розпочинаються словами: </w:t>
      </w:r>
      <w:r w:rsidDel="00000000" w:rsidR="00000000" w:rsidRPr="00000000">
        <w:rPr>
          <w:rFonts w:ascii="Times New Roman" w:cs="Times New Roman" w:eastAsia="Times New Roman" w:hAnsi="Times New Roman"/>
          <w:b w:val="1"/>
          <w:color w:val="ff0000"/>
          <w:rtl w:val="0"/>
        </w:rPr>
        <w:t xml:space="preserve">«Христос, що воскрес із мертвих, істинний Бог наш».</w:t>
      </w:r>
      <w:r w:rsidDel="00000000" w:rsidR="00000000" w:rsidRPr="00000000">
        <w:rPr>
          <w:rFonts w:ascii="Times New Roman" w:cs="Times New Roman" w:eastAsia="Times New Roman" w:hAnsi="Times New Roman"/>
          <w:color w:val="ff0000"/>
          <w:rtl w:val="0"/>
        </w:rPr>
        <w:t xml:space="preserve"> На відпусті, замість «Слава: І нині» співаємо тропар </w:t>
      </w:r>
      <w:r w:rsidDel="00000000" w:rsidR="00000000" w:rsidRPr="00000000">
        <w:rPr>
          <w:rFonts w:ascii="Times New Roman" w:cs="Times New Roman" w:eastAsia="Times New Roman" w:hAnsi="Times New Roman"/>
          <w:b w:val="1"/>
          <w:color w:val="ff0000"/>
          <w:rtl w:val="0"/>
        </w:rPr>
        <w:t xml:space="preserve">«Христос воскрес»</w:t>
      </w:r>
      <w:r w:rsidDel="00000000" w:rsidR="00000000" w:rsidRPr="00000000">
        <w:rPr>
          <w:rFonts w:ascii="Times New Roman" w:cs="Times New Roman" w:eastAsia="Times New Roman" w:hAnsi="Times New Roman"/>
          <w:color w:val="ff0000"/>
          <w:rtl w:val="0"/>
        </w:rPr>
        <w:t xml:space="preserve">. Після закінчення кожного богослужіння співаємо тропар Пасхи (священик навпереміну з народом) і закінчуємо: </w:t>
      </w:r>
      <w:r w:rsidDel="00000000" w:rsidR="00000000" w:rsidRPr="00000000">
        <w:rPr>
          <w:rFonts w:ascii="Times New Roman" w:cs="Times New Roman" w:eastAsia="Times New Roman" w:hAnsi="Times New Roman"/>
          <w:b w:val="1"/>
          <w:color w:val="ff0000"/>
          <w:rtl w:val="0"/>
        </w:rPr>
        <w:t xml:space="preserve">«І нам дарував життя вічне, поклоняємось Його тридневному воскресінню».</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та звичайний початок утрені. По «Бог Господь» тропар свята (2), Сл.: апп., І нині: тропар свята. Сідал. свята. «Воскресіння Христове» (1). Пс. 50. Канон свята і апп. Катавасія по 3-ій, 6-ій, 8-ій та 9-ій – ірмос канону апп. По 3-ій – конд.-ікос апп., по 6-ій – конд.-ікос свята, по 9-ій – світил. апп. (2), Сл., І нині: світил. свята. Стиховня свята. По «Отче наш»: тропар апп., Сл., І нині: тропар свята.</w:t>
      </w:r>
    </w:p>
    <w:p w:rsidR="00000000" w:rsidDel="00000000" w:rsidP="00000000" w:rsidRDefault="00000000" w:rsidRPr="00000000" w14:paraId="000004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та 9-му – тропар мчц. Кондаки: на 1-му та 6-му – свята; на 3-му та 9-му – мчц.</w:t>
      </w:r>
    </w:p>
    <w:p w:rsidR="00000000" w:rsidDel="00000000" w:rsidP="00000000" w:rsidRDefault="00000000" w:rsidRPr="00000000" w14:paraId="000004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 свята. Ап. – Ді. 9 зач.; 3, 19-26. Єв. – Ів. 6 зач.; 2, 1-11. Замість «Достойно» - «Ангел сповіщав». Причасний свята: «Похвали, Єрусалиме, Господа».</w:t>
      </w:r>
    </w:p>
    <w:p w:rsidR="00000000" w:rsidDel="00000000" w:rsidP="00000000" w:rsidRDefault="00000000" w:rsidRPr="00000000" w14:paraId="0000043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44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Святих дев’ятьох мучеників, що в Кизиці. Преподобного Мемнона, чудотворця.</w:t>
      </w:r>
    </w:p>
    <w:p w:rsidR="00000000" w:rsidDel="00000000" w:rsidP="00000000" w:rsidRDefault="00000000" w:rsidRPr="00000000" w14:paraId="000004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рядова. На «Господи, взиваю» 6 стихир: 3 свята, 3 мчч., Сл., І нині: свята. Прокімен дня. Стиховня свята, Сл., І нині: свята. По «Отче наш»: тропар мчч., Сл., І нині: свята. Відпуст середній з помин. свята і мчч.</w:t>
      </w:r>
    </w:p>
    <w:p w:rsidR="00000000" w:rsidDel="00000000" w:rsidP="00000000" w:rsidRDefault="00000000" w:rsidRPr="00000000" w14:paraId="000004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свята (2), Сл.: мчч., І нині: свята. Сідальні свята. «Воскресіння Христове» (1). Пс. 50. Канон свята і мчч. По 9-ій пісні – світильний мчч. (2), Сл., І нині: світильний свята. Стиховня свята. По «Отче наш»: тропар мчч., Сл., І нині: свята.</w:t>
      </w:r>
    </w:p>
    <w:p w:rsidR="00000000" w:rsidDel="00000000" w:rsidP="00000000" w:rsidRDefault="00000000" w:rsidRPr="00000000" w14:paraId="000004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та 9-му – тропар мчч. Кондаки: на 1-му та 6-му – свята; на 3-му та 9-му – мчч.</w:t>
      </w:r>
    </w:p>
    <w:p w:rsidR="00000000" w:rsidDel="00000000" w:rsidP="00000000" w:rsidRDefault="00000000" w:rsidRPr="00000000" w14:paraId="000004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Ап. – Ді. 10 зач.; 4, 1-10. Єв. – Ів. 10 зач.; 3, 16-21. Замість «Достойно» - «Ангел сповіщав». Причасний свята: «Похвали, Єрусалиме, Господа».</w:t>
        <w:br w:type="textWrapping"/>
      </w:r>
    </w:p>
    <w:p w:rsidR="00000000" w:rsidDel="00000000" w:rsidP="00000000" w:rsidRDefault="00000000" w:rsidRPr="00000000" w14:paraId="00000445">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4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w:t>
      </w:r>
    </w:p>
    <w:p w:rsidR="00000000" w:rsidDel="00000000" w:rsidP="00000000" w:rsidRDefault="00000000" w:rsidRPr="00000000" w14:paraId="0000044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30 🕂 Святого апостола Якова, брата святого Івана Богослова.</w:t>
      </w:r>
    </w:p>
    <w:p w:rsidR="00000000" w:rsidDel="00000000" w:rsidP="00000000" w:rsidRDefault="00000000" w:rsidRPr="00000000" w14:paraId="0000044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початку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3 свята, 5 ап., Сл.: ап., І нині: свята. Прокімен дня. Три читання ап.: Як. 1, 1-12, Як. 1, 13-27, Як. 2, 1 -13.  Стиховня ап., Сл.: ап., І нині: свята. По «Отче наш» тропар ап., Сл., І нині: свята. Відпуст великий. з помин. свята і ап. </w:t>
      </w:r>
    </w:p>
    <w:p w:rsidR="00000000" w:rsidDel="00000000" w:rsidP="00000000" w:rsidRDefault="00000000" w:rsidRPr="00000000" w14:paraId="0000044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тропар свята (2), Сл.: тропар ап., І нині: свята. Полієлей з Величанням, сідал. свят. Сл., І нині: свята. Степенна 4-го гл. «Воскресіння Христове» (1). Пс. 50. Єв. – Ів. 67 зач.; 21, 15-25. Канон свята і ап. Катавасія «Воскресіння день». По 3-ій –  конд.-ікос свята і сідал. ап., Сл., І нині: сідал. свята. По 6-ій – конд.-ікос ап., по 9-ій – світил. ап., Сл., І нині: світил. свята. Хвалитних стихир 6: 3 свята і 3 ап., Сл.: ап., І нині: свята. Після Вел. славослов’я тропар тропар ап., Сл., І нині: свята. Відпуст великий. з помин. свята і ап. </w:t>
      </w:r>
    </w:p>
    <w:p w:rsidR="00000000" w:rsidDel="00000000" w:rsidP="00000000" w:rsidRDefault="00000000" w:rsidRPr="00000000" w14:paraId="0000044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свята, Сл.: ап., Кондаки: на 1-му і 6-му - свята, на 3-му і 9-му - ап. </w:t>
      </w:r>
    </w:p>
    <w:p w:rsidR="00000000" w:rsidDel="00000000" w:rsidP="00000000" w:rsidRDefault="00000000" w:rsidRPr="00000000" w14:paraId="0000044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свята і ап., Сл.: ап., І нині: свята. Прокімен, алилуя свята і ап..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Ді. 11 зач.; 4, 13-22. Єв. – Ів. 15 зач.; 5, 17-24.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Ді. 29 зач.; 12, 1-11. Єв. – Лк. 17 зач.; 5, 1-11. Замість «Достойно» - «Ангел сповіщав». Причасний «Тіло Христове прийміть» і ап. </w:t>
      </w:r>
    </w:p>
    <w:p w:rsidR="00000000" w:rsidDel="00000000" w:rsidP="00000000" w:rsidRDefault="00000000" w:rsidRPr="00000000" w14:paraId="0000044C">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4D">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4E">
      <w:pPr>
        <w:pStyle w:val="Heading1"/>
        <w:spacing w:after="60" w:lineRule="auto"/>
        <w:ind w:firstLine="720"/>
        <w:rPr>
          <w:rFonts w:ascii="Times New Roman" w:cs="Times New Roman" w:eastAsia="Times New Roman" w:hAnsi="Times New Roman"/>
          <w:sz w:val="28"/>
          <w:szCs w:val="28"/>
        </w:rPr>
      </w:pPr>
      <w:bookmarkStart w:colFirst="0" w:colLast="0" w:name="_heading=h.2s8eyo1" w:id="6"/>
      <w:bookmarkEnd w:id="6"/>
      <w:r w:rsidDel="00000000" w:rsidR="00000000" w:rsidRPr="00000000">
        <w:rPr>
          <w:rFonts w:ascii="Times New Roman" w:cs="Times New Roman" w:eastAsia="Times New Roman" w:hAnsi="Times New Roman"/>
          <w:sz w:val="28"/>
          <w:szCs w:val="28"/>
          <w:rtl w:val="0"/>
        </w:rPr>
        <w:t xml:space="preserve">Травень</w:t>
      </w:r>
    </w:p>
    <w:p w:rsidR="00000000" w:rsidDel="00000000" w:rsidP="00000000" w:rsidRDefault="00000000" w:rsidRPr="00000000" w14:paraId="000004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4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Святого пророка Єремії. Блаженного священномученика Климентія Шептицького, архимандрита Унівського.</w:t>
      </w:r>
    </w:p>
    <w:p w:rsidR="00000000" w:rsidDel="00000000" w:rsidP="00000000" w:rsidRDefault="00000000" w:rsidRPr="00000000" w14:paraId="0000045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рядова. На «Господи, взиваю» 6 стихир: 3 свята, 3 прор., Сл., І нині: свята. Прокімен дня. Стиховня свята, Сл., І нині: свята. По «Отче наш»: тропар прор., Сл., І нині: свята. Відпуст середній з помин. свята і прор. </w:t>
      </w:r>
    </w:p>
    <w:p w:rsidR="00000000" w:rsidDel="00000000" w:rsidP="00000000" w:rsidRDefault="00000000" w:rsidRPr="00000000" w14:paraId="0000045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свята (2), Сл.: прор., І нині: свята. Сідальні свята. «Воскресіння Христове» (1). Пс. 50. Канон свята і прор. По 9-ій пісні – світильний прор. (2), Сл., І нині: світильний свята. Стиховня свята. По «Отче наш»: тропар прор., Сл., І нині: свята. </w:t>
      </w:r>
    </w:p>
    <w:p w:rsidR="00000000" w:rsidDel="00000000" w:rsidP="00000000" w:rsidRDefault="00000000" w:rsidRPr="00000000" w14:paraId="0000045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5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та 9-му – тропар прор. Кондаки: на 1-му та 6-му – свята; на 3-му та 9-му – прор. </w:t>
      </w:r>
    </w:p>
    <w:p w:rsidR="00000000" w:rsidDel="00000000" w:rsidP="00000000" w:rsidRDefault="00000000" w:rsidRPr="00000000" w14:paraId="0000045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Ап. – Ді. 12 зач.; 4, 23-31. Єв. – Ів. 16 зач.; 5, 24-30. Замість «Достойно» - «Ангел сповіщав». Причасний свята: «Похвали, Єрусалиме, Господа».</w:t>
      </w:r>
    </w:p>
    <w:p w:rsidR="00000000" w:rsidDel="00000000" w:rsidP="00000000" w:rsidRDefault="00000000" w:rsidRPr="00000000" w14:paraId="0000045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4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Святого отця Атанасія Великого, архиєпископа Олександрійського. </w:t>
      </w:r>
    </w:p>
    <w:p w:rsidR="00000000" w:rsidDel="00000000" w:rsidP="00000000" w:rsidRDefault="00000000" w:rsidRPr="00000000" w14:paraId="000004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рядова. На «Господи, взиваю» 6 стихир: 3 свята, 3 свт., Сл., І нині: свята. Прокімен дня. Стиховня свята, Сл., І нині: свята. По «Отче наш»: тропар свт., Сл., І нині: свята. Відпуст середній з помин. свята і свт. </w:t>
      </w:r>
    </w:p>
    <w:p w:rsidR="00000000" w:rsidDel="00000000" w:rsidP="00000000" w:rsidRDefault="00000000" w:rsidRPr="00000000" w14:paraId="0000045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5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свята (2), Сл.: свт., І нині: свята. Сідальні свята. «Воскресіння Христове» (1). Пс. 50. Канон свята і свт. По 9-ій пісні – світильний свт. (2), Сл., І нині: світильний свята. Стиховня свята. По «Отче наш»: тропар свт., Сл., І нині: свята. </w:t>
      </w:r>
    </w:p>
    <w:p w:rsidR="00000000" w:rsidDel="00000000" w:rsidP="00000000" w:rsidRDefault="00000000" w:rsidRPr="00000000" w14:paraId="0000045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5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та 9-му – тропар свт. Кондаки: на 1-му та 6-му – свята; на 3-му та 9-му – свт. </w:t>
      </w:r>
    </w:p>
    <w:p w:rsidR="00000000" w:rsidDel="00000000" w:rsidP="00000000" w:rsidRDefault="00000000" w:rsidRPr="00000000" w14:paraId="0000046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6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Ап. – Ді. 13 зач.; 5, 1-11. Єв. – Ів. 17 зач.; 5, 30 – 6, 2.. Замість «Достойно» - «Ангел сповіщав». Причасний свята: «Похвали, Єрусалиме, Господа».</w:t>
      </w:r>
    </w:p>
    <w:p w:rsidR="00000000" w:rsidDel="00000000" w:rsidP="00000000" w:rsidRDefault="00000000" w:rsidRPr="00000000" w14:paraId="0000046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3">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6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46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 🕂 Переставлення преподобного отця нашого Теодосія, ігумена монастиря Печерського, спільного життя засновника. Святих мучеників Тимотея й Маври.</w:t>
      </w:r>
    </w:p>
    <w:p w:rsidR="00000000" w:rsidDel="00000000" w:rsidP="00000000" w:rsidRDefault="00000000" w:rsidRPr="00000000" w14:paraId="0000046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3 Тріоді та 5 прп., Слава: прп., І нині: богородичний-догмат 1-го гласу. Прокімен дня та 3 читання прп.: Муд. 5, 15-23. 6, 1-3; Муд. 3, 1-19; Муд. 4, 7-15. Стихири на стиховні прп., Слава: прп., І нині: свята. По «Отче наш» - тропар прп., Слава: І нині: свята. Великий відпуст з помин. свята і прп. </w:t>
      </w:r>
    </w:p>
    <w:p w:rsidR="00000000" w:rsidDel="00000000" w:rsidP="00000000" w:rsidRDefault="00000000" w:rsidRPr="00000000" w14:paraId="0000046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тропар свята (2), Слава: прп., І нині: свята. Катизми рядові та сідальні прп., Слава: І нині: свята. «Полієлей», величання та пополієлейний сідальний прп. Степенна 4-го гласу. Прокімен та Євангелія прп. Єв. Лк. 24 зач.; 6, 17-23. «Воскресіння Христове» (1), псалом 50, стихири прп. та канон. Канон свята і прп. Катавасія по кожній пісні – ірмос канону Пасхи. По 3-ій пісні – кондак-ікос свята та сідальний прп., Слава: І нині: свята; по 6-ій – кондак-ікос прп.; по 9-ій – світильний прп., Слава: І нині: свята. На Хвалитних – 4 стихири прп., Слава: прп., І нині: свята. Велике славослов’я та тропар прп., Слава: І нині: свята. Відпуст як на вечірні. </w:t>
      </w:r>
    </w:p>
    <w:p w:rsidR="00000000" w:rsidDel="00000000" w:rsidP="00000000" w:rsidRDefault="00000000" w:rsidRPr="00000000" w14:paraId="0000046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неділі, Слава: прп. Кондак: на 1-му і 6-му – неділі, на 3-му і 9-му – прп. </w:t>
      </w:r>
    </w:p>
    <w:p w:rsidR="00000000" w:rsidDel="00000000" w:rsidP="00000000" w:rsidRDefault="00000000" w:rsidRPr="00000000" w14:paraId="0000046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На Літургії: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свята і прп., Слава: кондак прп., І нині: кондак свята.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15 зач.; 5, 21-33. Єв. – Ів. 19 зач.; 6, 14-27.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Євр. 334 зач.; 13, 7-16. Єв. – Мт. 43 зач.; 11, 27-30. Прокімен, алилуя та причасний спочатку свята, а відтак прп. Замість «Достойно» - «Ангел сповіщав…».</w:t>
      </w:r>
    </w:p>
    <w:p w:rsidR="00000000" w:rsidDel="00000000" w:rsidP="00000000" w:rsidRDefault="00000000" w:rsidRPr="00000000" w14:paraId="0000046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4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6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46D">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4 </w:t>
      </w:r>
      <w:r w:rsidDel="00000000" w:rsidR="00000000" w:rsidRPr="00000000">
        <w:rPr>
          <w:rFonts w:ascii="Times New Roman" w:cs="Times New Roman" w:eastAsia="Times New Roman" w:hAnsi="Times New Roman"/>
          <w:i w:val="1"/>
          <w:color w:val="ff0000"/>
          <w:rtl w:val="0"/>
        </w:rPr>
        <w:t xml:space="preserve">Неділя 3-я після Пасхи. Мироносиць. Глас 2. Єв. 3.</w:t>
      </w:r>
    </w:p>
    <w:p w:rsidR="00000000" w:rsidDel="00000000" w:rsidP="00000000" w:rsidRDefault="00000000" w:rsidRPr="00000000" w14:paraId="0000046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Святої мучениці Пелагії. </w:t>
      </w:r>
    </w:p>
    <w:p w:rsidR="00000000" w:rsidDel="00000000" w:rsidP="00000000" w:rsidRDefault="00000000" w:rsidRPr="00000000" w14:paraId="0000046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початку - «Христос воскрес»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 і 6 Мироносиць (</w:t>
      </w:r>
      <w:r w:rsidDel="00000000" w:rsidR="00000000" w:rsidRPr="00000000">
        <w:rPr>
          <w:rFonts w:ascii="Times New Roman" w:cs="Times New Roman" w:eastAsia="Times New Roman" w:hAnsi="Times New Roman"/>
          <w:i w:val="1"/>
          <w:color w:val="ff0000"/>
          <w:rtl w:val="0"/>
        </w:rPr>
        <w:t xml:space="preserve">далі</w:t>
      </w:r>
      <w:r w:rsidDel="00000000" w:rsidR="00000000" w:rsidRPr="00000000">
        <w:rPr>
          <w:rFonts w:ascii="Times New Roman" w:cs="Times New Roman" w:eastAsia="Times New Roman" w:hAnsi="Times New Roman"/>
          <w:color w:val="ff0000"/>
          <w:rtl w:val="0"/>
        </w:rPr>
        <w:t xml:space="preserve"> – свята), Сл.: свята, І нині: богородичний-догмат 2-го гласу. Прокімен дня. На стиховні: 1-а стихира воскресна 2-го гласу, а відтак стихири Пасхи, Сл.: свята, І нині: «Воскресіння день». По «Отче наш»: тропар воскрес. 2-го гласу, Сл.:  «Благообразний Йосиф», І нині: «Ангел при гробі з'явився жінкам мироносицям і кликнув: Миро належить мерцям, а Христос не знає тлінности! Тому кличте: Воскрес Господь, що подає світові велику милість». Відпуст Пасхи (без Хреста)</w:t>
      </w:r>
      <w:r w:rsidDel="00000000" w:rsidR="00000000" w:rsidRPr="00000000">
        <w:rPr>
          <w:rFonts w:ascii="Times New Roman" w:cs="Times New Roman" w:eastAsia="Times New Roman" w:hAnsi="Times New Roman"/>
          <w:color w:val="ff0000"/>
          <w:vertAlign w:val="superscript"/>
          <w:rtl w:val="0"/>
        </w:rPr>
        <w:t xml:space="preserve">[1]</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470">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Службу рядового святого співаємо на Повечер’ї попередньої п’ятниці.</w:t>
      </w:r>
    </w:p>
    <w:p w:rsidR="00000000" w:rsidDel="00000000" w:rsidP="00000000" w:rsidRDefault="00000000" w:rsidRPr="00000000" w14:paraId="0000047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тропар воскрес. (2), Сл.: «Благообразний Йосиф», І нині: «Ангел при гробі». Сідальні свята. «Ангельський собор». Іпакой, степенна і прокімен 2-го гласу. Єв. Мр. 71 зач.; 16, 9-20. «Воскресіння Христове» (3), стихира неділ. Канон Пасхи, Богородиці та свята. Катавасія – «Воскресіння день». По 3-ій – конд.-ікос Пасхи, сідальний свята, Сл., І нині: свята, по 6-ій – конд.-ікос свята. </w:t>
      </w:r>
      <w:r w:rsidDel="00000000" w:rsidR="00000000" w:rsidRPr="00000000">
        <w:rPr>
          <w:rFonts w:ascii="Times New Roman" w:cs="Times New Roman" w:eastAsia="Times New Roman" w:hAnsi="Times New Roman"/>
          <w:i w:val="1"/>
          <w:color w:val="ff0000"/>
          <w:rtl w:val="0"/>
        </w:rPr>
        <w:t xml:space="preserve">«Чеснішу» не співаємо у всі неділі, аж до відання Пасхи.</w:t>
      </w:r>
      <w:r w:rsidDel="00000000" w:rsidR="00000000" w:rsidRPr="00000000">
        <w:rPr>
          <w:rFonts w:ascii="Times New Roman" w:cs="Times New Roman" w:eastAsia="Times New Roman" w:hAnsi="Times New Roman"/>
          <w:color w:val="ff0000"/>
          <w:rtl w:val="0"/>
        </w:rPr>
        <w:t xml:space="preserve"> По 9-ій – «Свят Господь Бог наш» (3), світильний Пасхи, Сл.: свята, І нині: той самий. Хвалитніх стихир: 8 воскрес., Сл.: стихира євангел., І нині: «Преблагословенна». По вел. славослов’ї – тропар «Воскресши із гробу». Відпуст Пасхи (без Хреста).</w:t>
      </w:r>
    </w:p>
    <w:p w:rsidR="00000000" w:rsidDel="00000000" w:rsidP="00000000" w:rsidRDefault="00000000" w:rsidRPr="00000000" w14:paraId="0000047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 Сл.:  «Благообразний Йосиф»; кондак свята.</w:t>
      </w:r>
    </w:p>
    <w:p w:rsidR="00000000" w:rsidDel="00000000" w:rsidP="00000000" w:rsidRDefault="00000000" w:rsidRPr="00000000" w14:paraId="0000047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і «Благообразний Йосиф», Сл.: кондак свята, І нині: «Хоч і у гріб зійшов Ти». </w:t>
      </w:r>
      <w:r w:rsidDel="00000000" w:rsidR="00000000" w:rsidRPr="00000000">
        <w:rPr>
          <w:rFonts w:ascii="Times New Roman" w:cs="Times New Roman" w:eastAsia="Times New Roman" w:hAnsi="Times New Roman"/>
          <w:i w:val="1"/>
          <w:color w:val="ff0000"/>
          <w:rtl w:val="0"/>
        </w:rPr>
        <w:t xml:space="preserve">Ап. – </w:t>
      </w:r>
      <w:r w:rsidDel="00000000" w:rsidR="00000000" w:rsidRPr="00000000">
        <w:rPr>
          <w:rFonts w:ascii="Times New Roman" w:cs="Times New Roman" w:eastAsia="Times New Roman" w:hAnsi="Times New Roman"/>
          <w:color w:val="ff0000"/>
          <w:rtl w:val="0"/>
        </w:rPr>
        <w:t xml:space="preserve">Ді. 16 зач.; 6, 1-7. </w:t>
      </w:r>
      <w:r w:rsidDel="00000000" w:rsidR="00000000" w:rsidRPr="00000000">
        <w:rPr>
          <w:rFonts w:ascii="Times New Roman" w:cs="Times New Roman" w:eastAsia="Times New Roman" w:hAnsi="Times New Roman"/>
          <w:i w:val="1"/>
          <w:color w:val="ff0000"/>
          <w:rtl w:val="0"/>
        </w:rPr>
        <w:t xml:space="preserve">Єв. – </w:t>
      </w:r>
      <w:r w:rsidDel="00000000" w:rsidR="00000000" w:rsidRPr="00000000">
        <w:rPr>
          <w:rFonts w:ascii="Times New Roman" w:cs="Times New Roman" w:eastAsia="Times New Roman" w:hAnsi="Times New Roman"/>
          <w:color w:val="ff0000"/>
          <w:rtl w:val="0"/>
        </w:rPr>
        <w:t xml:space="preserve">Мр. 69 зач.; 15, 43-16, 8.</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«Ангел сповіщав». Причасні – «Тіло Христове» і «Хваліте».</w:t>
      </w:r>
    </w:p>
    <w:p w:rsidR="00000000" w:rsidDel="00000000" w:rsidP="00000000" w:rsidRDefault="00000000" w:rsidRPr="00000000" w14:paraId="00000474">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75">
      <w:pPr>
        <w:spacing w:after="240"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Тобто після відпусту ієрей не підносить св. Хреста, воголошуючи тричі: «Христос воскрес!». </w:t>
      </w:r>
    </w:p>
    <w:p w:rsidR="00000000" w:rsidDel="00000000" w:rsidP="00000000" w:rsidRDefault="00000000" w:rsidRPr="00000000" w14:paraId="00000477">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7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47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Тиждень 3-ій після Пасхи.</w:t>
      </w:r>
    </w:p>
    <w:p w:rsidR="00000000" w:rsidDel="00000000" w:rsidP="00000000" w:rsidRDefault="00000000" w:rsidRPr="00000000" w14:paraId="0000047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і славної мучениці Ірини. Преподобного отця нашого Никифора, ігумена монастиря Мидікійського. </w:t>
      </w:r>
    </w:p>
    <w:p w:rsidR="00000000" w:rsidDel="00000000" w:rsidP="00000000" w:rsidRDefault="00000000" w:rsidRPr="00000000" w14:paraId="0000047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мчц., Сл., І нині: свята. Прокімен дня. Стиховня Октоїха, Сл., І нині: свята. По «Отче наш»: тропар «Благообразний», Сл.: тропар мчц., І нині: «Мироносицям-жінкам». Відпуст середній з помин. свята і мчц.</w:t>
      </w:r>
    </w:p>
    <w:p w:rsidR="00000000" w:rsidDel="00000000" w:rsidP="00000000" w:rsidRDefault="00000000" w:rsidRPr="00000000" w14:paraId="000004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«Благообразний» та «Коли зійшов Ти», Сл.: мчц., І нині: «Мироносицям-жінкам». Катизми черг., 1-й сідал. Октоїха; 2-й сідал. свята. «Воскресіння Христове» (1). Пс. 50. Канон свята і мчц. Катавасія по 3-ій, 6-ій, 8-ій та 9-ій – ірмос канону мчц. По 3-ій – конд.-ікос і сідал. мчц., по 6-ій – конд.-ікос свята, по 9-ій – світил. мчц., Сл., І нині: світил. свята. Стихири на «Хваліте» і на стиховні – свята. По «Отче наш»: тропар «Благообразний» та «Коли зійшов Ти», Сл.: мчц., І нині: «Мироносицям-жінкам». Відпуст середній з помин. свята і мчц.</w:t>
      </w:r>
    </w:p>
    <w:p w:rsidR="00000000" w:rsidDel="00000000" w:rsidP="00000000" w:rsidRDefault="00000000" w:rsidRPr="00000000" w14:paraId="0000047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7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тропар «Благообразний», кондак свята; на 3-му: тропар «Коли зійшов Ти» і Сл.: тропар мчц., кондак мчц.; на 6-му: тропар і кондак свята; на 9-му: тропар «Благообразний» і Сл.: тропар мчц., кондак мчц. </w:t>
      </w:r>
    </w:p>
    <w:p w:rsidR="00000000" w:rsidDel="00000000" w:rsidP="00000000" w:rsidRDefault="00000000" w:rsidRPr="00000000" w14:paraId="0000048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8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«Ангел при гробі», Сл.: кондак свята, І нині: кондак Пасхи. Прокімен, алилуя свята. Ап. – Ді. 17 зач.; 6, 8 – 7, 5. 47-60. Єв. – Ів. 13 зач.; 4, 46-54. Замість «Достойно» - «Ангел сповіщав». Причасний «Тіло Христове прийміть».</w:t>
      </w:r>
    </w:p>
    <w:p w:rsidR="00000000" w:rsidDel="00000000" w:rsidP="00000000" w:rsidRDefault="00000000" w:rsidRPr="00000000" w14:paraId="0000048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4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Святого, і праведного, і багатостраждального Йова.</w:t>
      </w:r>
    </w:p>
    <w:p w:rsidR="00000000" w:rsidDel="00000000" w:rsidP="00000000" w:rsidRDefault="00000000" w:rsidRPr="00000000" w14:paraId="0000048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св. Йова., Сл., І нині: свята. Прокімен дня. Стиховня Октоїха, Сл., І нині: свята. По «Отче наш»: тропар «Благообразний», Сл.: тропар св. Йова., І нині: «Мироносицям-жінкам». Відпуст середній з помин. свята і св. Йова.</w:t>
      </w:r>
    </w:p>
    <w:p w:rsidR="00000000" w:rsidDel="00000000" w:rsidP="00000000" w:rsidRDefault="00000000" w:rsidRPr="00000000" w14:paraId="0000048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8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«Благообразний» та «Коли зійшов Ти», Сл.: св. Йова., І нині: «Мироносицям-жінкам». Катизми черг., 1-й сідал. Октоїха; 2-й сідал. свята. «Воскресіння Христове» (1). Пс. 50. Канон свята і св. Йова. Катавасія по 3-ій, 6-ій, 8-ій та 9-ій – ірмос канону св. Йова. По 3-ій – конд.-ікос і сідал. св. Йова., по 6-ій – конд.-ікос свята, по 9-ій – світил. св. Йова., Сл., І нині: світил. свята. Стихири на «Хваліте» і на стиховні – свята. По «Отче наш»: тропар «Благообразний» та «Коли зійшов Ти», Сл.: св. Йова., І нині: «Мироносицям-жінкам». Відпуст середній з помин. свята і св. Йова.</w:t>
      </w:r>
    </w:p>
    <w:p w:rsidR="00000000" w:rsidDel="00000000" w:rsidP="00000000" w:rsidRDefault="00000000" w:rsidRPr="00000000" w14:paraId="0000048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8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тропар «Благообразний», кондак свята; на 3-му: тропар «Коли зійшов Ти» і Сл.: тропар св. Йова., кондак св. Йова.; на 6-му: тропар і кондак свята; на 9-му: тропар «Благообразний» і Сл.: тропар св. Йова., кондак св. Йова. </w:t>
      </w:r>
    </w:p>
    <w:p w:rsidR="00000000" w:rsidDel="00000000" w:rsidP="00000000" w:rsidRDefault="00000000" w:rsidRPr="00000000" w14:paraId="0000048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8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«Ангел при гробі», Сл.: кондак свята, І нині: кондак Пасхи. Прокімен, алилуя свята. Ап. – Ді. 18 зач.; 8, 5-17. Єв. – Ів. 20 зач.; 6, 27-33. Замість «Достойно» - «Ангел сповіщав». Причасний «Тіло Христове прийміть».</w:t>
      </w:r>
    </w:p>
    <w:p w:rsidR="00000000" w:rsidDel="00000000" w:rsidP="00000000" w:rsidRDefault="00000000" w:rsidRPr="00000000" w14:paraId="0000048E">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4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Спогад про явління на небі знамення чесного Хреста у святому місті Єрусалимі. Святого мученика Акакія.</w:t>
      </w:r>
    </w:p>
    <w:p w:rsidR="00000000" w:rsidDel="00000000" w:rsidP="00000000" w:rsidRDefault="00000000" w:rsidRPr="00000000" w14:paraId="000004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Хреста, Сл.: Хреста, І нині: свята. Прокімен дня. Стиховня свята, Сл., І нині: свята. По «Отче наш»: тропар «Благообразний», Сл.: тропар Хреста, І нині: «Мироносицям-жінкам».</w:t>
      </w:r>
    </w:p>
    <w:p w:rsidR="00000000" w:rsidDel="00000000" w:rsidP="00000000" w:rsidRDefault="00000000" w:rsidRPr="00000000" w14:paraId="000004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«Благообразний» та «Коли зійшов Ти», Сл.: Хреста, І нині: «Мироносицям-жінкам». Катизми черг., 1-й сідал. Октоїха; 2-й сідал. свята. “Воскресіння Христове” (1). Пс. 50. Канон свята і Хреста. По 9-ій пісні – світильний Хреста. (2), Сл., І нині: світильний свята. Стихири Хвалитні і на Стиховні свята. По “Отче наш”: тропар «Коли зійшов Ти», Сл.: Хреста, І нині: «Мироносицям-жінкам». Відпуст середній з помин. Хреста. </w:t>
      </w:r>
    </w:p>
    <w:p w:rsidR="00000000" w:rsidDel="00000000" w:rsidP="00000000" w:rsidRDefault="00000000" w:rsidRPr="00000000" w14:paraId="000004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1-му – тропар «Благообразний Йосиф»; на 3-му – тропар воскресний; на 6-му - тропар «Мироносицям-жінкам»; на 9-му – тропар «Благообразний Йосиф». «Слава» – тропар Хреста. Кондак тільки свята.</w:t>
      </w:r>
    </w:p>
    <w:p w:rsidR="00000000" w:rsidDel="00000000" w:rsidP="00000000" w:rsidRDefault="00000000" w:rsidRPr="00000000" w14:paraId="000004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w:t>
      </w:r>
      <w:r w:rsidDel="00000000" w:rsidR="00000000" w:rsidRPr="00000000">
        <w:rPr>
          <w:rFonts w:ascii="Times New Roman" w:cs="Times New Roman" w:eastAsia="Times New Roman" w:hAnsi="Times New Roman"/>
          <w:rtl w:val="0"/>
        </w:rPr>
        <w:t xml:space="preserve">антифони: два перших – воскресні, а третій – звичайний з воскресним приспівом, а також і «Прийдіте, поклонімся». По вході - тропар свята «Благообразний Йосиф», “Коли зійшов Ти”, «Мироносицям-жінкам», тропар Хреста, Слава: кондак Хреста, І нині: кондак свята. Прокімен, алилуя і причасний свята і Хреста.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Ді. 19 зач.; 8, 18-25. Єв. – Ів. 21 зач.; 6, 35-39. </w:t>
      </w:r>
      <w:r w:rsidDel="00000000" w:rsidR="00000000" w:rsidRPr="00000000">
        <w:rPr>
          <w:rFonts w:ascii="Times New Roman" w:cs="Times New Roman" w:eastAsia="Times New Roman" w:hAnsi="Times New Roman"/>
          <w:i w:val="1"/>
          <w:rtl w:val="0"/>
        </w:rPr>
        <w:t xml:space="preserve">Хреста:</w:t>
      </w:r>
      <w:r w:rsidDel="00000000" w:rsidR="00000000" w:rsidRPr="00000000">
        <w:rPr>
          <w:rFonts w:ascii="Times New Roman" w:cs="Times New Roman" w:eastAsia="Times New Roman" w:hAnsi="Times New Roman"/>
          <w:rtl w:val="0"/>
        </w:rPr>
        <w:t xml:space="preserve"> Ап. – 1 Кор. 125 зач.; 1, 18 – 2, 2. Єв. – Ів. 60 зач.; 19, 6-11. 13-20. 25-28. 30-35. Замість «Достойно» - «Ангел сповіщав». Причасний «Тіло Христове прийміть».</w:t>
      </w:r>
    </w:p>
    <w:p w:rsidR="00000000" w:rsidDel="00000000" w:rsidP="00000000" w:rsidRDefault="00000000" w:rsidRPr="00000000" w14:paraId="0000049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9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49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8 🕁 Святого апостола і євангелиста Івана Богослова. </w:t>
      </w:r>
    </w:p>
    <w:p w:rsidR="00000000" w:rsidDel="00000000" w:rsidP="00000000" w:rsidRDefault="00000000" w:rsidRPr="00000000" w14:paraId="0000049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Арсенія Великого. </w:t>
      </w:r>
    </w:p>
    <w:p w:rsidR="00000000" w:rsidDel="00000000" w:rsidP="00000000" w:rsidRDefault="00000000" w:rsidRPr="00000000" w14:paraId="0000049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3 свята, 5 ап., Сл.: ап., І нині: свята. Прокімен дня. Три читання влкмч.: Три читання ап.: 1 Соб. послання Ів. 4, 20-5, 5; 1 Ів. 3, 21-4, 6; 1 Ів. 4, 9-16. Литія ап., тільки  І нині: свята. Стиховня ап., Сл.: ап., І нині: свята. По благословенні хлібів - тропар ап. (2) і “Богородице Діво” (1). Відпуст великий. з помин. ап. </w:t>
      </w:r>
    </w:p>
    <w:p w:rsidR="00000000" w:rsidDel="00000000" w:rsidP="00000000" w:rsidRDefault="00000000" w:rsidRPr="00000000" w14:paraId="0000049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“Благообразний” та “Коли зійшов Ти”, Сл.: тропар ап., І нині: «Мироносицям-жінкам». Полієлей з Величанням, сідал. ап. Сл., І нині: свята. Степенна 4-го гл. “Воскресіння Христове” (1). Пс. 50. </w:t>
      </w:r>
      <w:r w:rsidDel="00000000" w:rsidR="00000000" w:rsidRPr="00000000">
        <w:rPr>
          <w:rFonts w:ascii="Times New Roman" w:cs="Times New Roman" w:eastAsia="Times New Roman" w:hAnsi="Times New Roman"/>
          <w:color w:val="ff0000"/>
          <w:highlight w:val="white"/>
          <w:rtl w:val="0"/>
        </w:rPr>
        <w:t xml:space="preserve">Єв. – Ів. 67 зач.; 21, 15-25</w:t>
      </w:r>
      <w:r w:rsidDel="00000000" w:rsidR="00000000" w:rsidRPr="00000000">
        <w:rPr>
          <w:rFonts w:ascii="Times New Roman" w:cs="Times New Roman" w:eastAsia="Times New Roman" w:hAnsi="Times New Roman"/>
          <w:color w:val="ff0000"/>
          <w:rtl w:val="0"/>
        </w:rPr>
        <w:t xml:space="preserve">. Канон свята і ап. Катавасія “Воскресіння день”. По 3-ій –  конд.-ікос свята і сідал. ап., Сл., І нині: сідал. свята. По 6-ій – конд.-ікос ап., по 9-ій – світил. ап., Сл., І нині: світил. свята. Хвалитних стихир 6: 3 свята і 3 ап., Сл.: ап., І нині: свята. Після Вел. славослов’ї тропар “Благообразний” та “Коли зійшов Ти”, Сл.: тропар ап., І нині: «Мироносицям-жінкам».</w:t>
      </w:r>
    </w:p>
    <w:p w:rsidR="00000000" w:rsidDel="00000000" w:rsidP="00000000" w:rsidRDefault="00000000" w:rsidRPr="00000000" w14:paraId="0000049E">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49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свята, Сл.: ап. Кондаки: на 1-му і 6-му - свята, на 3-му і 9-му — ап.</w:t>
      </w:r>
    </w:p>
    <w:p w:rsidR="00000000" w:rsidDel="00000000" w:rsidP="00000000" w:rsidRDefault="00000000" w:rsidRPr="00000000" w14:paraId="000004A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A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ап., кондак Мироносиць, Сл.: ап., І нині: кондак Пасхи. Прокімен, алилуя ап.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Ів. 68 зач.; 1, 1-7. Єв. – Ів. 61 зач.; 19, 25-27; 21, 24-25. Замість «Достойно» - «Ангел сповіщав». Причасний «Тіло Христове прийміть» і ап. </w:t>
      </w:r>
    </w:p>
    <w:p w:rsidR="00000000" w:rsidDel="00000000" w:rsidP="00000000" w:rsidRDefault="00000000" w:rsidRPr="00000000" w14:paraId="000004A2">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A3">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A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4A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 Перенесення чесних мощів святого отця нашого Миколая Чудотворця з Мир до міста Барі.</w:t>
      </w:r>
    </w:p>
    <w:p w:rsidR="00000000" w:rsidDel="00000000" w:rsidP="00000000" w:rsidRDefault="00000000" w:rsidRPr="00000000" w14:paraId="000004A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пророка Ісаї. Святого мученика Христофора. </w:t>
      </w:r>
    </w:p>
    <w:p w:rsidR="00000000" w:rsidDel="00000000" w:rsidP="00000000" w:rsidRDefault="00000000" w:rsidRPr="00000000" w14:paraId="000004A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3 свята, 5 свт., Сл.: свт., І нині: свята. Прокімен дня і 3 читання свт.: Прип. 10,6-8. 8,6-21; Прип. 10,13-32. 11,1-10; Муд. 4,7-15. Стиховня свт., Сл.: свт., І нині: свята. По «Отче наш» тропар “Благообразний”, Сл.: тропар свт., І нині: «Мироносицям-жінкам». Відпуст великий. з помин. свята і свт.</w:t>
      </w:r>
    </w:p>
    <w:p w:rsidR="00000000" w:rsidDel="00000000" w:rsidP="00000000" w:rsidRDefault="00000000" w:rsidRPr="00000000" w14:paraId="000004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“Благообразний” та “Коли зійшов Ти”, Сл.: тропар свт., І нині: «Мироносицям-жінкам». Полієлей з Величанням, сідал. свт. Сл., І нині: свята. Степенна 4-го гл. “Воскресіння Христове” (1). Пс. 50. Єв. – Ів. 35 зач.; 10, 1-9. Канон свята і свт. Катавасія “Воскресіння день”. По 3-ій –  конд.-ікос свята і сідал. свт., Сл., І нині: сідал. свята. По 6-ій – конд.-ікос свт., по 9-ій – світил. свт., Сл., І нині: світил. свята. Хвалитних стихир 6: 3 свята і 3 свт., Сл.: свт., І нині: свята. Після Вел. славослов’ї тропар “Благообразний” та “Коли зійшов Ти”, Сл.: тропар свт., І нині: «Мироносицям-жінкам». Відпуст великий. з помин. свята і свт.</w:t>
      </w:r>
    </w:p>
    <w:p w:rsidR="00000000" w:rsidDel="00000000" w:rsidP="00000000" w:rsidRDefault="00000000" w:rsidRPr="00000000" w14:paraId="000004A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A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свята, Сл.: свт. Кондаки: на 1-му і 6-му - свята, на 3-му і 9-му – свт.</w:t>
      </w:r>
    </w:p>
    <w:p w:rsidR="00000000" w:rsidDel="00000000" w:rsidP="00000000" w:rsidRDefault="00000000" w:rsidRPr="00000000" w14:paraId="000004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свт., кондак Мироносиць, Сл.: свт., І нині: кондак Пасхи. Прокімен, алилуя свт.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21 зач.; 8, 40 – 9, 19. Єв. – Ів. 23 зач.; 6, 48-54. </w:t>
      </w:r>
      <w:r w:rsidDel="00000000" w:rsidR="00000000" w:rsidRPr="00000000">
        <w:rPr>
          <w:rFonts w:ascii="Times New Roman" w:cs="Times New Roman" w:eastAsia="Times New Roman" w:hAnsi="Times New Roman"/>
          <w:i w:val="1"/>
          <w:color w:val="ff0000"/>
          <w:rtl w:val="0"/>
        </w:rPr>
        <w:t xml:space="preserve">Св. Миколая:</w:t>
      </w:r>
      <w:r w:rsidDel="00000000" w:rsidR="00000000" w:rsidRPr="00000000">
        <w:rPr>
          <w:rFonts w:ascii="Times New Roman" w:cs="Times New Roman" w:eastAsia="Times New Roman" w:hAnsi="Times New Roman"/>
          <w:color w:val="ff0000"/>
          <w:rtl w:val="0"/>
        </w:rPr>
        <w:t xml:space="preserve"> Ап. – Євр. 335 зач.; 13, 17-21. Єв. – Лк. 24 зач.; 6, 17-23. Замість «Достойно» - «Ангел сповіщав». Причасний «Тіло Христове прийміть» і свт. </w:t>
      </w:r>
    </w:p>
    <w:p w:rsidR="00000000" w:rsidDel="00000000" w:rsidP="00000000" w:rsidRDefault="00000000" w:rsidRPr="00000000" w14:paraId="000004A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F">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B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4B1">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10 🕂 Святого апостола Симона Зилота</w:t>
      </w:r>
      <w:r w:rsidDel="00000000" w:rsidR="00000000" w:rsidRPr="00000000">
        <w:rPr>
          <w:rtl w:val="0"/>
        </w:rPr>
      </w:r>
    </w:p>
    <w:p w:rsidR="00000000" w:rsidDel="00000000" w:rsidP="00000000" w:rsidRDefault="00000000" w:rsidRPr="00000000" w14:paraId="000004B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3 свята, 5 ап., Сл.: ап., І нині: свята. Прокімен дня. 3 читання ап.: 1 Ів. 4, 9-16; 1 Ів. 4, 20 – 5, 5; 1 Ів. 3, 21 – 4, 6. Стиховня ап., Сл.: ап., І нині: свята. По «Отче наш» тропар “Благообразний”, Сл.: тропар ап., І нині: «Мироносицям-жінкам». Відпуст великий. з помин. свята і ап. </w:t>
      </w:r>
    </w:p>
    <w:p w:rsidR="00000000" w:rsidDel="00000000" w:rsidP="00000000" w:rsidRDefault="00000000" w:rsidRPr="00000000" w14:paraId="000004B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“Благообразний” та “Коли зійшов Ти”, Сл.: тропар ап., І нині: «Мироносицям-жінкам». Полієлей з Величанням, сідал. ап. Сл., І нині: свята. Степенна 4-го гл. “Воскресіння Христове” (1). Пс. 50. Єв. – Ів. 67 зач.; 21, 15-25. Канон свята і ап. Катавасія “Воскресіння день”. По 3-ій –  конд.-ікос свята і сідал. ап., Сл., І нині: сідал. свята. По 6-ій – конд.-ікос ап., по 9-ій – світил. ап., Сл., І нині: світил. свята. Хвалитних стихир 6: 3 свята і 3 ап., Сл.: ап., І нині: свята. Після Вел. славослов’ї тропар “Благообразний” та “Коли зійшов Ти”, Сл.: тропар ап., І нині: «Мироносицям-жінкам». Відпуст великий. з помин. свята і ап.</w:t>
      </w:r>
    </w:p>
    <w:p w:rsidR="00000000" w:rsidDel="00000000" w:rsidP="00000000" w:rsidRDefault="00000000" w:rsidRPr="00000000" w14:paraId="000004B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B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свята, Сл. ап. Кондаки: на 1-му і 6-му - свята, на 3-му і 9-му – ап.</w:t>
      </w:r>
    </w:p>
    <w:p w:rsidR="00000000" w:rsidDel="00000000" w:rsidP="00000000" w:rsidRDefault="00000000" w:rsidRPr="00000000" w14:paraId="000004B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B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ап., кондак Мироносиць, Сл.: ап., І нині: кондак Пасхи. Прокімен, алилуя влкм.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22 зач.; 9, 20-31. Єв. – Ів. 52 зач.; 15, 17 – 16, 2.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Кор. 131 зач.; 4, 9-16. Єв. – Мт. 56 зач.; 13, 54-58. Замість «Достойно» - «Ангел сповіщав». Причасний «Тіло Христове прийміть» і ап. </w:t>
      </w:r>
    </w:p>
    <w:p w:rsidR="00000000" w:rsidDel="00000000" w:rsidP="00000000" w:rsidRDefault="00000000" w:rsidRPr="00000000" w14:paraId="000004B8">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Неділя</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B">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11 </w:t>
      </w:r>
      <w:r w:rsidDel="00000000" w:rsidR="00000000" w:rsidRPr="00000000">
        <w:rPr>
          <w:rFonts w:ascii="Times New Roman" w:cs="Times New Roman" w:eastAsia="Times New Roman" w:hAnsi="Times New Roman"/>
          <w:i w:val="1"/>
          <w:color w:val="ff0000"/>
          <w:rtl w:val="0"/>
        </w:rPr>
        <w:t xml:space="preserve">Неділя 4-та після Пасхи, розслабленого. Глас 3. Єв. 4.</w:t>
      </w:r>
    </w:p>
    <w:p w:rsidR="00000000" w:rsidDel="00000000" w:rsidP="00000000" w:rsidRDefault="00000000" w:rsidRPr="00000000" w14:paraId="000004B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Святих рівноапостольних Кирила й Методія, учителів слов’янських. Святого священномученика Мокія. </w:t>
      </w:r>
    </w:p>
    <w:p w:rsidR="00000000" w:rsidDel="00000000" w:rsidP="00000000" w:rsidRDefault="00000000" w:rsidRPr="00000000" w14:paraId="000004B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початку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з воскресних, 3 неділі розслабленого </w:t>
      </w:r>
      <w:r w:rsidDel="00000000" w:rsidR="00000000" w:rsidRPr="00000000">
        <w:rPr>
          <w:rFonts w:ascii="Times New Roman" w:cs="Times New Roman" w:eastAsia="Times New Roman" w:hAnsi="Times New Roman"/>
          <w:i w:val="1"/>
          <w:color w:val="ff0000"/>
          <w:rtl w:val="0"/>
        </w:rPr>
        <w:t xml:space="preserve">(далі - свята)</w:t>
      </w:r>
      <w:r w:rsidDel="00000000" w:rsidR="00000000" w:rsidRPr="00000000">
        <w:rPr>
          <w:rFonts w:ascii="Times New Roman" w:cs="Times New Roman" w:eastAsia="Times New Roman" w:hAnsi="Times New Roman"/>
          <w:color w:val="ff0000"/>
          <w:rtl w:val="0"/>
        </w:rPr>
        <w:t xml:space="preserve"> і 4 рівноапп., Сл: свята, І нині: догмат 3-го гласу. Прокімен дня і 3 читання рівноапп.: Прип. 8, 22-30; Прип. 3, 13-16; 8, 6; Муд. 4, 7-15. На стиховні 1-ша стихира воскрес. стиховні, відтак стихири Пасхи, Сл.: рівноапп., І нині: “Воскресіння день”. По “Отче наш”: тропар воскрес., Сл.: рівноапп., І нині: богород. за гласом “Слава”. Відпуст Пасхи (без хреста) з помин. рівноапп. </w:t>
      </w:r>
    </w:p>
    <w:p w:rsidR="00000000" w:rsidDel="00000000" w:rsidP="00000000" w:rsidRDefault="00000000" w:rsidRPr="00000000" w14:paraId="000004B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рівноапп., І нині: богород. за гласом “Слава”. Сідальні воскресні. Полієлей і Величання рівноапп.,  «Ангельський cобор», іпакой, сідільні рівноапп., степенна і прокімен 3-го гласу. Єв. Лк. зач. 112; 24, 1-12. “Воскресіння Христове” (3), стихира неділ. Канон Пасхи, рівноапп. і свята. Катавасія  – ірмоси канону Пасхи. По 3-ій – конд.-ікос Пасхи, сідальний свята, Сл.: рівноапп., І нині: сідальний свята; по 6-ій – конд.-ікос свята. “Чеснішу” не співаємо. По 9-ій – “Свят Господь Бог наш” (3), світильний Пасхи, Сл.: І нині: світильний свята. Хвалитних стихир – 8: 4 воскресних і 4 рівноапп., Сл: свята, І нині: “Преблагословенна”. По вел. славослов’ї – тропар “Сьогодні спасіння світу”. По відпусті: стихира євангельська</w:t>
      </w:r>
    </w:p>
    <w:p w:rsidR="00000000" w:rsidDel="00000000" w:rsidP="00000000" w:rsidRDefault="00000000" w:rsidRPr="00000000" w14:paraId="000004BF">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4C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рівноапп. Кондаки - свята і святих поперемінно.</w:t>
      </w:r>
    </w:p>
    <w:p w:rsidR="00000000" w:rsidDel="00000000" w:rsidP="00000000" w:rsidRDefault="00000000" w:rsidRPr="00000000" w14:paraId="000004C1">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4C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глас 3, тропар святих, глас 4. «Слава» – кондак святих, глас 3. «І нині» – кондак свята, глас 3. Все інше свята.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Ді. 23 зач.; 9, 32-42. Єв. – Ів. 14 зач.; 5, 1-15. </w:t>
      </w:r>
      <w:r w:rsidDel="00000000" w:rsidR="00000000" w:rsidRPr="00000000">
        <w:rPr>
          <w:rFonts w:ascii="Times New Roman" w:cs="Times New Roman" w:eastAsia="Times New Roman" w:hAnsi="Times New Roman"/>
          <w:i w:val="1"/>
          <w:color w:val="ff0000"/>
          <w:rtl w:val="0"/>
        </w:rPr>
        <w:t xml:space="preserve">Рівноапп.: </w:t>
      </w:r>
      <w:r w:rsidDel="00000000" w:rsidR="00000000" w:rsidRPr="00000000">
        <w:rPr>
          <w:rFonts w:ascii="Times New Roman" w:cs="Times New Roman" w:eastAsia="Times New Roman" w:hAnsi="Times New Roman"/>
          <w:color w:val="ff0000"/>
          <w:rtl w:val="0"/>
        </w:rPr>
        <w:t xml:space="preserve">Ап. – Ді. 38 зач.; 16, 16-34. Єв. – Ів. 34 зач.; 9, 1-38. Причасні – “Тіло Христове” та “Хваліте Господа”.</w:t>
      </w:r>
    </w:p>
    <w:p w:rsidR="00000000" w:rsidDel="00000000" w:rsidP="00000000" w:rsidRDefault="00000000" w:rsidRPr="00000000" w14:paraId="000004C3">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C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4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4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Тиждень 4-ий після Пасхи.</w:t>
      </w:r>
    </w:p>
    <w:p w:rsidR="00000000" w:rsidDel="00000000" w:rsidP="00000000" w:rsidRDefault="00000000" w:rsidRPr="00000000" w14:paraId="000004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отців наших Епіфанія, єпископа Кипрського, і Германа, патріарха Царгородського. </w:t>
      </w:r>
    </w:p>
    <w:p w:rsidR="00000000" w:rsidDel="00000000" w:rsidP="00000000" w:rsidRDefault="00000000" w:rsidRPr="00000000" w14:paraId="000004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і 3 свв., Слава: І нині: свята. Прокімен дня. Стихири на стиховні - свята. По «Отче наш» - тропар воскрес., Слава: свв., І нині: воскрес. богородичний за гласом тропаря свв. Відпуст з помин. свята і свв. </w:t>
      </w:r>
    </w:p>
    <w:p w:rsidR="00000000" w:rsidDel="00000000" w:rsidP="00000000" w:rsidRDefault="00000000" w:rsidRPr="00000000" w14:paraId="000004C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 тропар воскрес. (2), Слава: свв., І нині: воскресний богородичний за гласом тропаря свв. Катизми рядові зі сідальними свята. «Воскресіння Христове…» (1). Псалом 50. Канон свята і свв. По 9-ій пісні – світильний свв. (2), Слава: І нині: свята. Хвалитні і стиховня – свята. По «Отче наш» - тропар воскрес., Слава: свв., І нині: воскрес. богородичний за гласом тропаря свв.</w:t>
      </w:r>
    </w:p>
    <w:p w:rsidR="00000000" w:rsidDel="00000000" w:rsidP="00000000" w:rsidRDefault="00000000" w:rsidRPr="00000000" w14:paraId="000004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тропар воскресний, «Слава»: на 3-му та 9-му – свв. Кондак: на 1-му і 6-му – неділі Розслабленого, на 3-му та 9-му – свв. </w:t>
      </w:r>
    </w:p>
    <w:p w:rsidR="00000000" w:rsidDel="00000000" w:rsidP="00000000" w:rsidRDefault="00000000" w:rsidRPr="00000000" w14:paraId="000004C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C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Літургії: </w:t>
      </w:r>
      <w:r w:rsidDel="00000000" w:rsidR="00000000" w:rsidRPr="00000000">
        <w:rPr>
          <w:rFonts w:ascii="Times New Roman" w:cs="Times New Roman" w:eastAsia="Times New Roman" w:hAnsi="Times New Roman"/>
          <w:rtl w:val="0"/>
        </w:rPr>
        <w:t xml:space="preserve">антифони: два перших – воскресні, а третій – звичайний з воскресним приспівом, а також і «Прийдіте, поклонімся». Тропар воскресний, Слава: кондак Розслабленого, І нині: «Хоч і у гріб». Прокімен, апостол, алилуя, євангелія – дня:  Ап. – Ді. 24 зач.; 10, 1-16. Єв. – Ів. 24 зач.; 6, 56-69. Причасний: «Тіло Христове».</w:t>
      </w:r>
    </w:p>
    <w:p w:rsidR="00000000" w:rsidDel="00000000" w:rsidP="00000000" w:rsidRDefault="00000000" w:rsidRPr="00000000" w14:paraId="000004C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4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4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Святої мучениці Гликерії. </w:t>
      </w:r>
    </w:p>
    <w:p w:rsidR="00000000" w:rsidDel="00000000" w:rsidP="00000000" w:rsidRDefault="00000000" w:rsidRPr="00000000" w14:paraId="000004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мчц., Слава: І нині: свята. Прокімен дня. Стихири на стиховні - свята. По «Отче наш» - тропар воскрес., Слава: мчц., І нині: воскрес. богородичний за гласом тропаря мчц. Відпуст з помин. свята і мчц.  </w:t>
      </w:r>
    </w:p>
    <w:p w:rsidR="00000000" w:rsidDel="00000000" w:rsidP="00000000" w:rsidRDefault="00000000" w:rsidRPr="00000000" w14:paraId="000004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 тропар воскрес. (2), Слава: мчц., І нині: воскресний богородичний за гласом тропаря мчц. Катизми рядові зі сідальними свята. «Воскресіння Христове…» (1). Псалом 50. Канон свята і мчц. По 9-ій пісні – світильний мчц. (2), Слава: І нині: свята. Хвалитні і стиховня – свята. По «Отче наш» - тропар воскрес., Слава: мчц., І нині: воскрес. богородичний за гласом тропаря мчц. </w:t>
      </w:r>
    </w:p>
    <w:p w:rsidR="00000000" w:rsidDel="00000000" w:rsidP="00000000" w:rsidRDefault="00000000" w:rsidRPr="00000000" w14:paraId="000004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тропар воскресний, «Слава»: на 3-му та 9-му – мчц. Кондак: на 1-му і 6-му – неділі Розслабленого, на 3-му та 9-му – мчц. </w:t>
      </w:r>
    </w:p>
    <w:p w:rsidR="00000000" w:rsidDel="00000000" w:rsidP="00000000" w:rsidRDefault="00000000" w:rsidRPr="00000000" w14:paraId="000004D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D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Літургії: </w:t>
      </w:r>
      <w:r w:rsidDel="00000000" w:rsidR="00000000" w:rsidRPr="00000000">
        <w:rPr>
          <w:rFonts w:ascii="Times New Roman" w:cs="Times New Roman" w:eastAsia="Times New Roman" w:hAnsi="Times New Roman"/>
          <w:rtl w:val="0"/>
        </w:rPr>
        <w:t xml:space="preserve">антифони: два перших – воскресні, а третій – звичайний з воскресним приспівом, а також і «Прийдіте, поклонімся». Тропар воскресний, Слава: кондак Розслабленого, І нині: «Хоч і у гріб». Прокімен, апостол, алилуя, євангелія – дня:  Ап. – Ді. 25 зач.; 10, 21-33. Єв. – Ів. 25 зач.; 7, 1-13. Причасний: «Тіло Христове».</w:t>
      </w:r>
    </w:p>
    <w:p w:rsidR="00000000" w:rsidDel="00000000" w:rsidP="00000000" w:rsidRDefault="00000000" w:rsidRPr="00000000" w14:paraId="000004D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4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4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Преполовення П’ятдесятниці.</w:t>
      </w:r>
    </w:p>
    <w:p w:rsidR="00000000" w:rsidDel="00000000" w:rsidP="00000000" w:rsidRDefault="00000000" w:rsidRPr="00000000" w14:paraId="000004D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Ісидора.</w:t>
      </w:r>
    </w:p>
    <w:p w:rsidR="00000000" w:rsidDel="00000000" w:rsidP="00000000" w:rsidRDefault="00000000" w:rsidRPr="00000000" w14:paraId="000004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Переполовення (далі - свята), Сл., І нині: свята. Вхід і прокімен дня і 3 читання свята: Прип. 9, 1-11; Міхея 4, 2-3; 4, 5; 6, 2-5; Іс. 55, 1-11. Стиховня свята. По «Отче наш» - тропар свята. Відпуст великий, пасхальний.</w:t>
      </w:r>
    </w:p>
    <w:p w:rsidR="00000000" w:rsidDel="00000000" w:rsidP="00000000" w:rsidRDefault="00000000" w:rsidRPr="00000000" w14:paraId="000004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(3) та звичайний початок утрені. По «Бог Господь»: тропар свята (2), Сл., І нині: свята. Дві катизми черг. Сідальні свята. «Воскресіння Христове» (1). Пс. 50. Канонів 2 свята. Катавасія Тріоді. По 3-ій – сідальний свята, Сл., І нині: його ж; по 6-ій – конд.-ікос свята., по 9-ій – світильний свята. На Хвалитних 4 стихири свята, Сл., І нині: свята. По вел. славослов’ї – тропар свята. Відпуст великий, пасхальний.</w:t>
      </w:r>
    </w:p>
    <w:p w:rsidR="00000000" w:rsidDel="00000000" w:rsidP="00000000" w:rsidRDefault="00000000" w:rsidRPr="00000000" w14:paraId="000004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p>
    <w:p w:rsidR="00000000" w:rsidDel="00000000" w:rsidP="00000000" w:rsidRDefault="00000000" w:rsidRPr="00000000" w14:paraId="000004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Все інше – свята. Ап. – Ді. 34 зач.; 14, 6-18. Єв. – Ів. 26 зач.; 7, 14-30. Замість «Достойно» – ірмос 9-ї пісні канону свята. Причасний: «Хто їсть Мою плоть».</w:t>
      </w:r>
    </w:p>
    <w:p w:rsidR="00000000" w:rsidDel="00000000" w:rsidP="00000000" w:rsidRDefault="00000000" w:rsidRPr="00000000" w14:paraId="000004E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4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 Преподобного отця нашого Пахомія Великого.</w:t>
      </w:r>
    </w:p>
    <w:p w:rsidR="00000000" w:rsidDel="00000000" w:rsidP="00000000" w:rsidRDefault="00000000" w:rsidRPr="00000000" w14:paraId="000004E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прп., Сл., І нині: свята. Прокімен дня. Стиховня свята. По “Отче наш” – тропар прп., Сл., І нині: тропар свята.</w:t>
      </w:r>
    </w:p>
    <w:p w:rsidR="00000000" w:rsidDel="00000000" w:rsidP="00000000" w:rsidRDefault="00000000" w:rsidRPr="00000000" w14:paraId="000004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та звичайний початок утрені. По “Бог Господь”: тропар свята (2), Сл.: тропар прп., І нині: тропар свята. Катизми черг., сідал. свята. Пс. 50. Канон свята і прп. По 9-ій – світил. прп. (2), Сл., І нині: світил. свята. Стиховня свята. По “Отче наш”: тропар прп., Сл., І нині: тропар свята.</w:t>
      </w:r>
    </w:p>
    <w:p w:rsidR="00000000" w:rsidDel="00000000" w:rsidP="00000000" w:rsidRDefault="00000000" w:rsidRPr="00000000" w14:paraId="000004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прп. Кондаки: на 1 та 6 – свята; на 3 та 9 – прп.</w:t>
      </w:r>
    </w:p>
    <w:p w:rsidR="00000000" w:rsidDel="00000000" w:rsidP="00000000" w:rsidRDefault="00000000" w:rsidRPr="00000000" w14:paraId="000004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 свята; Прокімен, алилуя і причасний свята. Ап. – Ді. 26 зач.; 10, 34-43. Єв. – Ів. 29 зач.; 8, 12-20. Замість “Достойно” – ірмос 9-ї пісні канону свята з його приспівом. </w:t>
      </w:r>
    </w:p>
    <w:p w:rsidR="00000000" w:rsidDel="00000000" w:rsidP="00000000" w:rsidRDefault="00000000" w:rsidRPr="00000000" w14:paraId="000004E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4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Преподобного отця нашого Теодора Освященного, учня святого Пахомія. Блаженних священномучеників Северіана Бараника, Якима Сенківського, Віталія Байрака. </w:t>
      </w:r>
    </w:p>
    <w:p w:rsidR="00000000" w:rsidDel="00000000" w:rsidP="00000000" w:rsidRDefault="00000000" w:rsidRPr="00000000" w14:paraId="000004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прп., Сл., І нині: свята. Прокімен дня. Стиховня свята. По “Отче наш” – тропар прп., Сл., І нині: тропар свята.</w:t>
      </w:r>
    </w:p>
    <w:p w:rsidR="00000000" w:rsidDel="00000000" w:rsidP="00000000" w:rsidRDefault="00000000" w:rsidRPr="00000000" w14:paraId="000004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та звичайний початок утрені. По “Бог Господь”: тропар свята (2), Сл.: тропар прп., І нині: тропар свята. Катизми черг., сідал. свята. Пс. 50. Канон свята і прп. По 9-ій – світил. прп. (2), Сл., І нині: світил. свята. Стиховня свята. По “Отче наш”: тропар прп., Сл., І нині: тропар свята.</w:t>
      </w:r>
    </w:p>
    <w:p w:rsidR="00000000" w:rsidDel="00000000" w:rsidP="00000000" w:rsidRDefault="00000000" w:rsidRPr="00000000" w14:paraId="000004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прп. Кондаки: на 1 та 6 – свята; на 3 та 9 – прп.</w:t>
      </w:r>
    </w:p>
    <w:p w:rsidR="00000000" w:rsidDel="00000000" w:rsidP="00000000" w:rsidRDefault="00000000" w:rsidRPr="00000000" w14:paraId="000004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 свята; Прокімен, алилуя і причасний свята. Ап. – Ді. 27 зач.; 10, 44 – 11, 10. Єв. – Ів. 30 зач.; 8, 21-30. Замість “Достойно” – ірмос 9-ї пісні канону свята з його приспівом. </w:t>
      </w:r>
    </w:p>
    <w:p w:rsidR="00000000" w:rsidDel="00000000" w:rsidP="00000000" w:rsidRDefault="00000000" w:rsidRPr="00000000" w14:paraId="000004E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4F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Святого апостола Андроніка і тих, що з ним. Блаженного священномученика Івана Зятика.</w:t>
      </w:r>
    </w:p>
    <w:p w:rsidR="00000000" w:rsidDel="00000000" w:rsidP="00000000" w:rsidRDefault="00000000" w:rsidRPr="00000000" w14:paraId="000004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ап., Сл., І нині: свята. Прокімен дня. Стиховня свята. По “Отче наш” – тропар ап., Сл., І нині: свята. </w:t>
      </w:r>
    </w:p>
    <w:p w:rsidR="00000000" w:rsidDel="00000000" w:rsidP="00000000" w:rsidRDefault="00000000" w:rsidRPr="00000000" w14:paraId="000004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та звичайний початок утрені. По “Бог Господь”: тропар свята (2), Сл.: тропар ап., І нині: тропар свята. Катизми черг., сідал. свята. Пс. 50. Канон свята і ап. По 9-ій – світил. ап. (2), Сл., І нині: світил. свята. Стиховня свята. По “Отче наш”: тропар ап., Сл., І нині: свята. </w:t>
      </w:r>
    </w:p>
    <w:p w:rsidR="00000000" w:rsidDel="00000000" w:rsidP="00000000" w:rsidRDefault="00000000" w:rsidRPr="00000000" w14:paraId="000004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ап. Кондаки: на 1 та 6 – свята; на 3 та 9 – ап. </w:t>
      </w:r>
    </w:p>
    <w:p w:rsidR="00000000" w:rsidDel="00000000" w:rsidP="00000000" w:rsidRDefault="00000000" w:rsidRPr="00000000" w14:paraId="000004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Мч. – Ді. 29 зач.; 12, 1-11. Єв. – Ів. 31 зач.; 8, 31-42. Замість “Достойно” – ірмос 9-ї пісні канону свята з його приспівом. </w:t>
      </w:r>
    </w:p>
    <w:p w:rsidR="00000000" w:rsidDel="00000000" w:rsidP="00000000" w:rsidRDefault="00000000" w:rsidRPr="00000000" w14:paraId="000004F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4FA">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18 </w:t>
      </w:r>
      <w:r w:rsidDel="00000000" w:rsidR="00000000" w:rsidRPr="00000000">
        <w:rPr>
          <w:rFonts w:ascii="Times New Roman" w:cs="Times New Roman" w:eastAsia="Times New Roman" w:hAnsi="Times New Roman"/>
          <w:i w:val="1"/>
          <w:color w:val="ff0000"/>
          <w:rtl w:val="0"/>
        </w:rPr>
        <w:t xml:space="preserve">Неділя 5-та після Пасхи, самарянки. Глас 4. Єв. 7.</w:t>
      </w:r>
    </w:p>
    <w:p w:rsidR="00000000" w:rsidDel="00000000" w:rsidP="00000000" w:rsidRDefault="00000000" w:rsidRPr="00000000" w14:paraId="000004F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Петра, Діонісія і тих, що з ними. Святих сімох дів.</w:t>
      </w:r>
    </w:p>
    <w:p w:rsidR="00000000" w:rsidDel="00000000" w:rsidP="00000000" w:rsidRDefault="00000000" w:rsidRPr="00000000" w14:paraId="000004F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початку - «Христос воскрес»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4 воскресних 4-го гласу, 3 Преполовення і 3 Тріоді </w:t>
      </w:r>
      <w:r w:rsidDel="00000000" w:rsidR="00000000" w:rsidRPr="00000000">
        <w:rPr>
          <w:rFonts w:ascii="Times New Roman" w:cs="Times New Roman" w:eastAsia="Times New Roman" w:hAnsi="Times New Roman"/>
          <w:i w:val="1"/>
          <w:color w:val="ff0000"/>
          <w:rtl w:val="0"/>
        </w:rPr>
        <w:t xml:space="preserve">(неділі Самарянки)</w:t>
      </w:r>
      <w:r w:rsidDel="00000000" w:rsidR="00000000" w:rsidRPr="00000000">
        <w:rPr>
          <w:rFonts w:ascii="Times New Roman" w:cs="Times New Roman" w:eastAsia="Times New Roman" w:hAnsi="Times New Roman"/>
          <w:color w:val="ff0000"/>
          <w:rtl w:val="0"/>
        </w:rPr>
        <w:t xml:space="preserve">, Сл.: Тріоді., І нині: догмат 4-го гласу. Вхід. Прокімен дня. На Стиховні: одна воскресна стихира 4-го гласу, а відтак стихири Пасхи, Сл.: Тріоді., І нині: «Воскресіння день». По «Отче наш» тропар воскрес., Сл., І нині: Преполовення. </w:t>
      </w:r>
    </w:p>
    <w:p w:rsidR="00000000" w:rsidDel="00000000" w:rsidP="00000000" w:rsidRDefault="00000000" w:rsidRPr="00000000" w14:paraId="000004F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тропар воскрес. (2), Сл., І нині: Преполовення. Катизми черг., сідальні неділ. «Ангельський собор». Іпакой, степенна і прокімен 4-го гласу. Єв. Ів. зач. 63; 20, 1-10. «Воскресіння Христове» (3), стихира воскрес. Канон Пасхи з його богородичним,  Переполовення і Тріоді. Катавасія – ірмос канону Пасхи. По 3-ій – конд.-ікос Переполовення і сідальний Тріоді, Сл., І нині: Переполовення. По 6-ій – конд.-ікос Тріоді. «Чеснішу» не співаємо. По 9-ій – «Свят Господь Бог наш»(3) і світильний Пасхи: «Плоттю заснувши», Сл.: світильний Тріоді., І нині: Переполовення. Хвалитних стихир 8: 6 воскрес. і 2 Тріоді. з двома приспівами, Сл.: Тріоді., І нині: «Преблагословенна». По вел. славослов’ї – тропар «Воскресши із гробу». Відпуст Пасхи. Після відпусту «Сл., І нині»: стихира євангельська.</w:t>
      </w:r>
    </w:p>
    <w:p w:rsidR="00000000" w:rsidDel="00000000" w:rsidP="00000000" w:rsidRDefault="00000000" w:rsidRPr="00000000" w14:paraId="000004F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часах: тропар воскрес., Сл: тропар Переполовення. Кондаки: на 1-му та 6-му – Переполовення; на 3-му та 9-му – кондак Тріоді.</w:t>
      </w:r>
    </w:p>
    <w:p w:rsidR="00000000" w:rsidDel="00000000" w:rsidP="00000000" w:rsidRDefault="00000000" w:rsidRPr="00000000" w14:paraId="000004F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і Переполовення, Сл.: кондак Тріоді, І нині: кондак Переполовення. Прокімен, Апостол, Алилуя і Євангеліє воскрес.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Ді. 28 зач.; 11, 19-26; 29-30.</w:t>
      </w:r>
      <w:r w:rsidDel="00000000" w:rsidR="00000000" w:rsidRPr="00000000">
        <w:rPr>
          <w:rFonts w:ascii="Times New Roman" w:cs="Times New Roman" w:eastAsia="Times New Roman" w:hAnsi="Times New Roman"/>
          <w:i w:val="1"/>
          <w:color w:val="ff0000"/>
          <w:rtl w:val="0"/>
        </w:rPr>
        <w:t xml:space="preserve"> Єв. – </w:t>
      </w:r>
      <w:r w:rsidDel="00000000" w:rsidR="00000000" w:rsidRPr="00000000">
        <w:rPr>
          <w:rFonts w:ascii="Times New Roman" w:cs="Times New Roman" w:eastAsia="Times New Roman" w:hAnsi="Times New Roman"/>
          <w:color w:val="ff0000"/>
          <w:rtl w:val="0"/>
        </w:rPr>
        <w:t xml:space="preserve">Ів. 12 зач.; 4, 5-42.</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«Ангел сповіщав». Причасні – «Тіло Христове» і «Хваліте».</w:t>
      </w:r>
    </w:p>
    <w:p w:rsidR="00000000" w:rsidDel="00000000" w:rsidP="00000000" w:rsidRDefault="00000000" w:rsidRPr="00000000" w14:paraId="0000050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5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5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Тиждень 5-ий після Пасхи.</w:t>
      </w:r>
    </w:p>
    <w:p w:rsidR="00000000" w:rsidDel="00000000" w:rsidP="00000000" w:rsidRDefault="00000000" w:rsidRPr="00000000" w14:paraId="000005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Патрикія, єпископа Пруського, і тих, що з ним.</w:t>
      </w:r>
    </w:p>
    <w:p w:rsidR="00000000" w:rsidDel="00000000" w:rsidP="00000000" w:rsidRDefault="00000000" w:rsidRPr="00000000" w14:paraId="000005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і 3 свщмч., Сл., І нині: свята. Прокімен дня. Стиховня свята. По «Отче наш» – тропар свщмч., Сл., І нині: свята. Відпуст середній з помин. свщмч.</w:t>
      </w:r>
    </w:p>
    <w:p w:rsidR="00000000" w:rsidDel="00000000" w:rsidP="00000000" w:rsidRDefault="00000000" w:rsidRPr="00000000" w14:paraId="000005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свщмч., І нині: свята. Катизми черг., сідальні свята. Пс. 50. Канон свята і свщмч. По 9-ій пісні – світильний свщмч., Сл., І нині: світильний свята. Стиховня свята. По “Отче наш”: тропар свщмч., Сл., І нині: свята. Відпуст середній з помин. свщмч.</w:t>
      </w:r>
    </w:p>
    <w:p w:rsidR="00000000" w:rsidDel="00000000" w:rsidP="00000000" w:rsidRDefault="00000000" w:rsidRPr="00000000" w14:paraId="000005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свщмч. Кондаки: на 1 та 6 – свята; на 3 та 9 – свщмч.</w:t>
      </w:r>
    </w:p>
    <w:p w:rsidR="00000000" w:rsidDel="00000000" w:rsidP="00000000" w:rsidRDefault="00000000" w:rsidRPr="00000000" w14:paraId="000005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Ап. – Ді. 30 зач.; 12, 2-17. Єв. – Ів. 32 зач.; 8, 42-51. Замість “Достойно” – ірмос 9-ї пісні канону свята.</w:t>
      </w:r>
    </w:p>
    <w:p w:rsidR="00000000" w:rsidDel="00000000" w:rsidP="00000000" w:rsidRDefault="00000000" w:rsidRPr="00000000" w14:paraId="0000050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50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Святого мученика Талалея.</w:t>
      </w:r>
    </w:p>
    <w:p w:rsidR="00000000" w:rsidDel="00000000" w:rsidP="00000000" w:rsidRDefault="00000000" w:rsidRPr="00000000" w14:paraId="000005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і 3 мч., Сл., І нині: свята. Прокімен дня. Стиховня свята. По «Отче наш» – тропар мч., Сл., І нині: свята. Відпуст середній з помин. мч.</w:t>
      </w:r>
    </w:p>
    <w:p w:rsidR="00000000" w:rsidDel="00000000" w:rsidP="00000000" w:rsidRDefault="00000000" w:rsidRPr="00000000" w14:paraId="000005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 І нині: свята. Катизми черг., сідальні свята. Пс. 50. Канон свята і мч. По 9-ій пісні – світильний мч., Сл., І нині: світильний свята. Стиховня свята. По “Отче наш”: тропар мч., Сл., І нині: свята. Відпуст середній з помин. мч.</w:t>
      </w:r>
    </w:p>
    <w:p w:rsidR="00000000" w:rsidDel="00000000" w:rsidP="00000000" w:rsidRDefault="00000000" w:rsidRPr="00000000" w14:paraId="000005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мч. Кондаки: на 1 та 6 – свята; на 3 та 9 – мч.</w:t>
      </w:r>
    </w:p>
    <w:p w:rsidR="00000000" w:rsidDel="00000000" w:rsidP="00000000" w:rsidRDefault="00000000" w:rsidRPr="00000000" w14:paraId="000005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Ап. – Ді. 31 зач.; 12, 25 – 13, 12. Єв. – Ів. 33 зач.; 8, 51-59. Замість “Достойно” – ірмос 9-ї пісні канону свята.</w:t>
      </w:r>
    </w:p>
    <w:p w:rsidR="00000000" w:rsidDel="00000000" w:rsidP="00000000" w:rsidRDefault="00000000" w:rsidRPr="00000000" w14:paraId="000005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w:t>
      </w:r>
    </w:p>
    <w:p w:rsidR="00000000" w:rsidDel="00000000" w:rsidP="00000000" w:rsidRDefault="00000000" w:rsidRPr="00000000" w14:paraId="0000051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21 Віддання свята Преполовення.</w:t>
      </w:r>
    </w:p>
    <w:p w:rsidR="00000000" w:rsidDel="00000000" w:rsidP="00000000" w:rsidRDefault="00000000" w:rsidRPr="00000000" w14:paraId="00000516">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 Святих великих царів і рівноапостольних Константина й Олени.</w:t>
      </w: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51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стихири на 8: 4 свята і 4 рівноапп., Слава: рівноапп., І нині: свята. Прокімен дня і 3 читання рівноапп.: І Цар. 8, 22-30, Іс. 61, 10 – 62, 5, Іс. 60, 1-11. По “Отче наш”: тропар рівноапп., Сл., І нині: свята. Відпуст великий з помин. свята і рівноапп. </w:t>
      </w:r>
    </w:p>
    <w:p w:rsidR="00000000" w:rsidDel="00000000" w:rsidP="00000000" w:rsidRDefault="00000000" w:rsidRPr="00000000" w14:paraId="000005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тропар рівноапп., І нині: свята. Дві катизми черг., сідал. рівноапп., Сл., І нині: свята. Полієлей, Величання та сідал. рівноапп., Сл., І нині: сідал. свята. Степенна “Від юності моєї”, прокімен рівноапп. Єв. – Ів. 36 зач.; 10, 9-16. Пс 50 і стихира свв. Канон свята і рівноапп. Катавасія свята. По 3-ій – конд.-ікос свята і сідал. рівноапп., Сл., І нині: сідал. свята, по 6-ій – конд.-ікос рівноапп., по 9-ій – світил. рівноапп. (2), Сл., І нині: світил. свята. На Хвалитних - 6 стихир: 3 свята і 3 рівноапп., Сл.: рівноапп., І нині: свята. По вел. славослов’ї – тропар свв., Сл., І нині: свята. Відпуст великий з помин. свята і рівноапп.</w:t>
      </w:r>
    </w:p>
    <w:p w:rsidR="00000000" w:rsidDel="00000000" w:rsidP="00000000" w:rsidRDefault="00000000" w:rsidRPr="00000000" w14:paraId="0000051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51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свята, Сл.: тропар рівноапп. Кондаки: на 1-му та 6-му – свята; на 3-му та 9-му – рівноапп.</w:t>
      </w:r>
    </w:p>
    <w:p w:rsidR="00000000" w:rsidDel="00000000" w:rsidP="00000000" w:rsidRDefault="00000000" w:rsidRPr="00000000" w14:paraId="0000051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51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свята і рівноапп., Сл.: кондак рівноапп., І нині: конд. свята. Прокімен, алилуя і причасний – свята і рівноапп.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32 зач.; 13, 13-24. Єв. – Ів. 18 зач.; 6, 5-14. </w:t>
      </w:r>
      <w:r w:rsidDel="00000000" w:rsidR="00000000" w:rsidRPr="00000000">
        <w:rPr>
          <w:rFonts w:ascii="Times New Roman" w:cs="Times New Roman" w:eastAsia="Times New Roman" w:hAnsi="Times New Roman"/>
          <w:i w:val="1"/>
          <w:color w:val="ff0000"/>
          <w:rtl w:val="0"/>
        </w:rPr>
        <w:t xml:space="preserve">Рівноапп.: </w:t>
      </w:r>
      <w:r w:rsidDel="00000000" w:rsidR="00000000" w:rsidRPr="00000000">
        <w:rPr>
          <w:rFonts w:ascii="Times New Roman" w:cs="Times New Roman" w:eastAsia="Times New Roman" w:hAnsi="Times New Roman"/>
          <w:color w:val="ff0000"/>
          <w:rtl w:val="0"/>
        </w:rPr>
        <w:t xml:space="preserve">Ап. – Ді. 49 зач.; 16, 1-5. 12-20. Єв. – Ів. 35 зач.; 10, 1-9. Замість “Достойно” – ірмос 9-ї пісні канону свята з його приспівом.</w:t>
      </w:r>
    </w:p>
    <w:p w:rsidR="00000000" w:rsidDel="00000000" w:rsidP="00000000" w:rsidRDefault="00000000" w:rsidRPr="00000000" w14:paraId="0000051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5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мученика Василіска.</w:t>
      </w:r>
    </w:p>
    <w:p w:rsidR="00000000" w:rsidDel="00000000" w:rsidP="00000000" w:rsidRDefault="00000000" w:rsidRPr="00000000" w14:paraId="000005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“Господи, взиваю” 6 стихир: 3 свята </w:t>
      </w:r>
      <w:r w:rsidDel="00000000" w:rsidR="00000000" w:rsidRPr="00000000">
        <w:rPr>
          <w:rFonts w:ascii="Times New Roman" w:cs="Times New Roman" w:eastAsia="Times New Roman" w:hAnsi="Times New Roman"/>
          <w:i w:val="1"/>
          <w:rtl w:val="0"/>
        </w:rPr>
        <w:t xml:space="preserve">(тобто неділі Самарянки)</w:t>
      </w:r>
      <w:r w:rsidDel="00000000" w:rsidR="00000000" w:rsidRPr="00000000">
        <w:rPr>
          <w:rFonts w:ascii="Times New Roman" w:cs="Times New Roman" w:eastAsia="Times New Roman" w:hAnsi="Times New Roman"/>
          <w:rtl w:val="0"/>
        </w:rPr>
        <w:t xml:space="preserve">, 3 мч., Сл., І нині: свята. Прокімен дня. Стиховня Октоїха, Сл, І нині: свята. По “Отче наш”: тропар воскрес., Сл.: мч., І нині: неділ. богород. за гласом тропар мч. Відпуст середній з помин. мч.</w:t>
      </w:r>
    </w:p>
    <w:p w:rsidR="00000000" w:rsidDel="00000000" w:rsidP="00000000" w:rsidRDefault="00000000" w:rsidRPr="00000000" w14:paraId="000005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мч., І нині: богород. з неділ. за гласом Сл. Сідал.: 1-ий – Октоїха, 2-ий – свята. “Воскресіння Христове” (1). Пс. 50. Канон свята і мч. Катавасія по 3-ій, 6-ій, 8-ій та 9-ій – ірмос канону мч. По 3-ій – конд.-ікос і сідал. мч., по 6-ій – конд.-ікос свята, по 9-ій – світил. мч. (2), Сл., І нині: світил. свята. Стиховня свята. По “Отче наш”: тропар воскрес., Сл.: мч., І нині: неділ. богород. за гласом тропар мч. Відпуст середній з помин. мч.</w:t>
      </w:r>
    </w:p>
    <w:p w:rsidR="00000000" w:rsidDel="00000000" w:rsidP="00000000" w:rsidRDefault="00000000" w:rsidRPr="00000000" w14:paraId="000005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воскрес., Сл.: на 3-му та 9-му – тропар мч.  Кондаки: на 1-му та 6-му – Тріоді; на 3-му та 9-му – мч.</w:t>
      </w:r>
    </w:p>
    <w:p w:rsidR="00000000" w:rsidDel="00000000" w:rsidP="00000000" w:rsidRDefault="00000000" w:rsidRPr="00000000" w14:paraId="000005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Самарянки, І нині: кондак Пасхи. Прокімен і алилуя – неділ. Самарянки. Ап. – Ді. 35 зач.; 14, 20-27. Єв. – Ів. 35 зач.; 9, 39 – 10, 9. Замість “Достойно” - “Ангел сповіщав”. Причасний «Тіло Христове». </w:t>
      </w:r>
    </w:p>
    <w:p w:rsidR="00000000" w:rsidDel="00000000" w:rsidP="00000000" w:rsidRDefault="00000000" w:rsidRPr="00000000" w14:paraId="0000052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5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Преподобної Євфросинії Полоцької, ігумені монастиря Святого Спаса. Преподобного отця нашого й ісповідника Михаїла, єпископа Синадського.  </w:t>
      </w:r>
    </w:p>
    <w:p w:rsidR="00000000" w:rsidDel="00000000" w:rsidP="00000000" w:rsidRDefault="00000000" w:rsidRPr="00000000" w14:paraId="000005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“Господи, взиваю” 6 стихир: 3 свята, 3 прп., Сл., І нині: свята. Прокімен дня. Стиховня Октоїха, Сл, І нині: свята. По “Отче наш”: тропар воскрес., Сл.: прп., І нині: неділ. богород. за гласом тр. прп. Відпуст середній з помин. прп.</w:t>
      </w:r>
    </w:p>
    <w:p w:rsidR="00000000" w:rsidDel="00000000" w:rsidP="00000000" w:rsidRDefault="00000000" w:rsidRPr="00000000" w14:paraId="000005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прп., І нині: богород. з неділ. за гласом «Слава». Сідал.: 1-ий – Октоїха, 2-ий – свята. “Воскресіння Христове” (1). Пс. 50. Канон свята і прп. На 9-ій пісні – «Чеснішу». По 9-ій – світил. прп. (2), Сл., І нині: світил. свята. Стиховня свята. По “Отче наш”: тропар воскрес., Сл.: прп., І нині: неділ. богород. за гласом тр. прп. Відпуст середній з помин. прп.</w:t>
      </w:r>
    </w:p>
    <w:p w:rsidR="00000000" w:rsidDel="00000000" w:rsidP="00000000" w:rsidRDefault="00000000" w:rsidRPr="00000000" w14:paraId="000005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воскресний, Сл.: на 3-му та 9-му – тропар прп.  Кондаки: на 1-му та 6-му – Тріоді; на 3-му та 9-му – прп.</w:t>
      </w:r>
    </w:p>
    <w:p w:rsidR="00000000" w:rsidDel="00000000" w:rsidP="00000000" w:rsidRDefault="00000000" w:rsidRPr="00000000" w14:paraId="000005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Самарянки, І нині: кондак Пасхи. Прокімен і алилуя – неділ. Самарянки. Ап. – Ді. 36 зач.; 15, 5-34. Єв. – Ів. 37 зач.; 10, 17-28. Замість “Достойно” - “Ангел сповіщав”. Причасний «Тіло Христове».</w:t>
      </w:r>
    </w:p>
    <w:p w:rsidR="00000000" w:rsidDel="00000000" w:rsidP="00000000" w:rsidRDefault="00000000" w:rsidRPr="00000000" w14:paraId="000005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5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 Преподобного отця нашого Микити, стовпника, переяславського чудотворця.</w:t>
      </w:r>
    </w:p>
    <w:p w:rsidR="00000000" w:rsidDel="00000000" w:rsidP="00000000" w:rsidRDefault="00000000" w:rsidRPr="00000000" w14:paraId="0000053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Преподобного отця нашого Симеона, що на Дивній горі. </w:t>
      </w:r>
    </w:p>
    <w:p w:rsidR="00000000" w:rsidDel="00000000" w:rsidP="00000000" w:rsidRDefault="00000000" w:rsidRPr="00000000" w14:paraId="000005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“Господи, взиваю” 6 стихир: 3 свята, 3 прп., Сл.: прп., І нині: богородичний-догмат 4-го гл. Прокімен дня. Стиховня свята, Сл, І нині: свята. По “Отче наш”: тропар воскрес., Сл: мч., І нині: воскресний богород. за гласом тропаря прп. Відпуст середній з помин. прп.</w:t>
      </w:r>
    </w:p>
    <w:p w:rsidR="00000000" w:rsidDel="00000000" w:rsidP="00000000" w:rsidRDefault="00000000" w:rsidRPr="00000000" w14:paraId="000005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прп., І нині: богород. з неділ. за гласом Сл. Сідал.: 1-ий – Октоїха, 2-ий – свята. “Воскресіння Христове” (1). Пс. 50. Канон свята і прп. Катавасія по 3-ій, 6-ій, 8-ій та 9-ій – ірмос канону прп. По 3-ій – конд.-ікос і сідал. прп., по 6-ій – конд.-ікос свята, по 9-ій – світил. прп. (2), Сл., І нині: світил. свята. Стиховня свята. По “Отче наш”: тропар недільний, Сл.: прп., І нині: воскресний богород. за гласом тропаря прп. Відпуст середній з помин. прп. </w:t>
      </w:r>
    </w:p>
    <w:p w:rsidR="00000000" w:rsidDel="00000000" w:rsidP="00000000" w:rsidRDefault="00000000" w:rsidRPr="00000000" w14:paraId="000005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недільний, Сл.: на 3-му та 9-му – тропар прп.  Кондаки: на 1-му та 6-му – Тріоді; на 3-му та 9-му – прп. </w:t>
      </w:r>
    </w:p>
    <w:p w:rsidR="00000000" w:rsidDel="00000000" w:rsidP="00000000" w:rsidRDefault="00000000" w:rsidRPr="00000000" w14:paraId="000005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Самарянки, І нині: кондак Пасхи. Прокімен і алилуя – неділ. Самарянки. Ап. – Ді. 37 зач.; 15, 35-41. Єв. – Ів. 38 зач.; 10, 27-38. Замість “Достойно” - “Ангел сповіщав”. Причасний «Тіло Христове».</w:t>
      </w:r>
    </w:p>
    <w:p w:rsidR="00000000" w:rsidDel="00000000" w:rsidP="00000000" w:rsidRDefault="00000000" w:rsidRPr="00000000" w14:paraId="0000053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3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539">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25 </w:t>
      </w:r>
      <w:r w:rsidDel="00000000" w:rsidR="00000000" w:rsidRPr="00000000">
        <w:rPr>
          <w:rFonts w:ascii="Times New Roman" w:cs="Times New Roman" w:eastAsia="Times New Roman" w:hAnsi="Times New Roman"/>
          <w:i w:val="1"/>
          <w:color w:val="ff0000"/>
          <w:rtl w:val="0"/>
        </w:rPr>
        <w:t xml:space="preserve">Неділя 6-та після Пасхи, сліпородженого. Глас 5. Єв. 8.</w:t>
      </w:r>
    </w:p>
    <w:p w:rsidR="00000000" w:rsidDel="00000000" w:rsidP="00000000" w:rsidRDefault="00000000" w:rsidRPr="00000000" w14:paraId="0000053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Третє віднайдення чесної голови святого і славного пророка, предтечі і хрестителя Господнього Івана.</w:t>
      </w:r>
    </w:p>
    <w:p w:rsidR="00000000" w:rsidDel="00000000" w:rsidP="00000000" w:rsidRDefault="00000000" w:rsidRPr="00000000" w14:paraId="0000053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Блаженного священномученика Миколи Цегельського, пресвітера. </w:t>
      </w:r>
    </w:p>
    <w:p w:rsidR="00000000" w:rsidDel="00000000" w:rsidP="00000000" w:rsidRDefault="00000000" w:rsidRPr="00000000" w14:paraId="0000053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3 воскресних, 3 свята, і 4 Предтечі, Слава: свята, І нині: богородичний-догмат 5-го гласу. Вхід. Прокімен дня і три читання Предтечі: Іс. 40, 1-3, 9; 41, 17-18; Малахії 3, 1-7, 12, 22-24; Муд. 4, 7, 16 – 5, 7. На стиховні - стихира воскресна, глас 5 і стихири Пасхи, Слава: Предтечі, І нині: свята. По «Отче наш»: тропар воскресний, Слава: Предтечі, І нині: богород. воскресний за гласом “Слава”. </w:t>
      </w:r>
    </w:p>
    <w:p w:rsidR="00000000" w:rsidDel="00000000" w:rsidP="00000000" w:rsidRDefault="00000000" w:rsidRPr="00000000" w14:paraId="0000053D">
      <w:pPr>
        <w:spacing w:after="16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 тропар воскресний, глас 5 (2), Слава: тропар Предтечі, І нині: богород. воскресний за гласом “Слава”. Катизми рядові, сідальні воскресні. Полієлей з Величанням Предтечі. “Ангельський хор”. Іпакой 5-го гласу, сідальні Предтечі. Прокімен 5-го гласу. Єв. – Ів. 64 зач.; 20, 11-18. «Воскресіння Христове бачивши» (3). Після 50  псалма: «Слава» – «Молитвами апостолів…». Стихира воскресна. Канон Пасхи, Предтечі і свята. Катавасія Тріоді. По 3-ій пісні – кондак і ікос Предтечі; сідальний Предтечі, Слава, І нині: сідальний свята. Після 6 пісні – кондак і ікос свята. На 9 пісні «Чеснішу» не співаємо. Після 9 пісні «Свят Господь Бог», світильний Пасхи, Слава: світильний Предтечі, І нині: світильний свята. На Хвалитних - 8 стихир: 4 воскресні і 4 Предтечі, (зі славним і приспівами своїми), Слава: свята, І нині: «Преблагословенна». По Великому славословʼї - тропар “Сьогодні спасіння світу”. Після відпусту - стихира євангельська, глас 8.</w:t>
      </w:r>
    </w:p>
    <w:p w:rsidR="00000000" w:rsidDel="00000000" w:rsidP="00000000" w:rsidRDefault="00000000" w:rsidRPr="00000000" w14:paraId="0000053E">
      <w:pPr>
        <w:spacing w:after="16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воскресний, Слава – тропар Предтечі. Кондаки - свята і Предтечі поперемінно.</w:t>
      </w:r>
    </w:p>
    <w:p w:rsidR="00000000" w:rsidDel="00000000" w:rsidP="00000000" w:rsidRDefault="00000000" w:rsidRPr="00000000" w14:paraId="0000053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По вході – тропар воскресний, тропар Предтечі, Слава: кондак Предтечі, І нині: кондак свята. Прокімен і Алилуя - свята і Предтечі.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38 зач.; 16, 16-34. Єв. – Ів. 34 зач.; 9, 1-38. </w:t>
      </w:r>
      <w:r w:rsidDel="00000000" w:rsidR="00000000" w:rsidRPr="00000000">
        <w:rPr>
          <w:rFonts w:ascii="Times New Roman" w:cs="Times New Roman" w:eastAsia="Times New Roman" w:hAnsi="Times New Roman"/>
          <w:i w:val="1"/>
          <w:color w:val="ff0000"/>
          <w:rtl w:val="0"/>
        </w:rPr>
        <w:t xml:space="preserve">Предтечі:</w:t>
      </w:r>
      <w:r w:rsidDel="00000000" w:rsidR="00000000" w:rsidRPr="00000000">
        <w:rPr>
          <w:rFonts w:ascii="Times New Roman" w:cs="Times New Roman" w:eastAsia="Times New Roman" w:hAnsi="Times New Roman"/>
          <w:color w:val="ff0000"/>
          <w:rtl w:val="0"/>
        </w:rPr>
        <w:t xml:space="preserve"> Ап. – 2 Кор. 176 зач.; 4, 6-15. Єв. – Мт. 40 зач.; 11, 2-15. Замість “Достойно” - “Ангел сповіщав”. Причасний воскресний і Предтечі. </w:t>
      </w:r>
    </w:p>
    <w:p w:rsidR="00000000" w:rsidDel="00000000" w:rsidP="00000000" w:rsidRDefault="00000000" w:rsidRPr="00000000" w14:paraId="00000540">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54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Тиждень 6-ий після Пасхи.</w:t>
      </w:r>
    </w:p>
    <w:p w:rsidR="00000000" w:rsidDel="00000000" w:rsidP="00000000" w:rsidRDefault="00000000" w:rsidRPr="00000000" w14:paraId="0000054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апостола Карпа, одного із сімдесятьох. </w:t>
      </w:r>
    </w:p>
    <w:p w:rsidR="00000000" w:rsidDel="00000000" w:rsidP="00000000" w:rsidRDefault="00000000" w:rsidRPr="00000000" w14:paraId="0000054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Катизми немає. На “Господи, взиваю” 6 стихир: 3 свята і 3 ап., Сл., І нині: свята. Прокімен дня. Стиховня свята. По “Отче наш”: тропар ап., Сл., І нині: богород. воскрес. за гласом тропар ап. Відпуст середній з помин. ап.</w:t>
      </w:r>
    </w:p>
    <w:p w:rsidR="00000000" w:rsidDel="00000000" w:rsidP="00000000" w:rsidRDefault="00000000" w:rsidRPr="00000000" w14:paraId="00000546">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ап., І нині: богород. воскрес. за гл. Сл. Дві катизми черг., сідал. свята. “Воскресіння Христове” (1). Пс 50. Канон свята і ап. Катавасія по 3-ій, 6-ій, 8-ій і 9-ій пісні – ірмоси канону ап. По 3-ій пісні – конд.-ікос свята і сідал. ап., Сл., І нині: сідал. свята, по 6-ій – конд.-ікос ап. По 9-ій – світил. ап., Сл., І нині: світил. свята. Стиховня свята. По «Отче наш» – тропар воскрес., Сл.: ап., І нині: богород. воскрес. за гл. тр. ап. Відпуст середній з помин. ап.</w:t>
      </w:r>
      <w:r w:rsidDel="00000000" w:rsidR="00000000" w:rsidRPr="00000000">
        <w:rPr>
          <w:rtl w:val="0"/>
        </w:rPr>
      </w:r>
    </w:p>
    <w:p w:rsidR="00000000" w:rsidDel="00000000" w:rsidP="00000000" w:rsidRDefault="00000000" w:rsidRPr="00000000" w14:paraId="000005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воскрес., а на 3 і 9 – ще Сл: тропар ап. Кондаки: на 1 та 6 – свята; на 3 та 9 – ап.</w:t>
      </w:r>
    </w:p>
    <w:p w:rsidR="00000000" w:rsidDel="00000000" w:rsidP="00000000" w:rsidRDefault="00000000" w:rsidRPr="00000000" w14:paraId="000005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І нині: конд. Пасхи; Прокімен, алилуя і причасний свята. Ап. – Ді. 39 зач.; 17, 1-15. Єв. – Ів. 40 зач.; 11, 47-57. Замість “Достойно” – «Ангел сповіщав».</w:t>
      </w:r>
    </w:p>
    <w:p w:rsidR="00000000" w:rsidDel="00000000" w:rsidP="00000000" w:rsidRDefault="00000000" w:rsidRPr="00000000" w14:paraId="000005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54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Святого священномученика Терапонта</w:t>
      </w:r>
    </w:p>
    <w:p w:rsidR="00000000" w:rsidDel="00000000" w:rsidP="00000000" w:rsidRDefault="00000000" w:rsidRPr="00000000" w14:paraId="000005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свщмч., Сл., І нині: свята. Прокімен дня. Стиховня свята. По “Отче наш”: тропар свщмч., Сл., І нині: богород. воскрес. за гласом тр. свщмч. Відпуст середній з помин. свщмч. </w:t>
      </w:r>
      <w:r w:rsidDel="00000000" w:rsidR="00000000" w:rsidRPr="00000000">
        <w:rPr>
          <w:rFonts w:ascii="Times New Roman" w:cs="Times New Roman" w:eastAsia="Times New Roman" w:hAnsi="Times New Roman"/>
          <w:i w:val="1"/>
          <w:rtl w:val="0"/>
        </w:rPr>
        <w:t xml:space="preserve"> </w:t>
      </w:r>
      <w:r w:rsidDel="00000000" w:rsidR="00000000" w:rsidRPr="00000000">
        <w:rPr>
          <w:rtl w:val="0"/>
        </w:rPr>
      </w:r>
    </w:p>
    <w:p w:rsidR="00000000" w:rsidDel="00000000" w:rsidP="00000000" w:rsidRDefault="00000000" w:rsidRPr="00000000" w14:paraId="0000054D">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тропар свщмч., І нині: богород. воскрес. за гл. Сл. Дві катизми черг., сідал. свята. “Воскресіння Христове” (1). Пс 50. Канон свята і свщмч. Катавасія по 3-ій, 6-ій, 8-ій і 9-ій пісні – ірмоси канону свщмч. По 3-ій пісні – конд.-ікос свята і сідал. свщмч., Сл., І нині: сідал. свята, по 6-ій – конд.-ікос свщмч. По 9-ій – світил. свщмч., Сл., І нині: світил. свята. Стиховня свята. По «Отче наш» – тропар воскрес., Сл.: свщмч., І нині: богород. воскрес. за гл. тр. свщмч. Відпуст середній з помин. свщмч.</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5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воскрес., а на 3 і 9 – ще Сл: тропар свщмч. Кондаки: на 1 та 6 – свята; на 3 та 9 – свщмч.</w:t>
      </w:r>
    </w:p>
    <w:p w:rsidR="00000000" w:rsidDel="00000000" w:rsidP="00000000" w:rsidRDefault="00000000" w:rsidRPr="00000000" w14:paraId="000005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І нині: конд. Пасхи; Прокімен, алилуя і причасний свята. Ап. – Ді. 40 зач.; 17, 19-28. Єв. – Ів. 42 зач.; 12, 19-36. Замість “Достойно” – «Ангел сповіщав».</w:t>
      </w:r>
    </w:p>
    <w:p w:rsidR="00000000" w:rsidDel="00000000" w:rsidP="00000000" w:rsidRDefault="00000000" w:rsidRPr="00000000" w14:paraId="0000055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55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Віддання Пасхи.</w:t>
      </w:r>
    </w:p>
    <w:p w:rsidR="00000000" w:rsidDel="00000000" w:rsidP="00000000" w:rsidRDefault="00000000" w:rsidRPr="00000000" w14:paraId="0000055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Микити, єпископа Халкедонського. </w:t>
      </w:r>
    </w:p>
    <w:p w:rsidR="00000000" w:rsidDel="00000000" w:rsidP="00000000" w:rsidRDefault="00000000" w:rsidRPr="00000000" w14:paraId="0000055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свята, Сл., І нині: свята. Прокімен дня. На стиховні одна воскресна стихира 5 гласу і стихири Пасхи. «Христос воскрес» (1). По «Отче наш»: тропар воскрес, Сл., І нині: його богородичний. Відпуст пасхальний, середній (без хреста) з поминанням прп.</w:t>
      </w:r>
    </w:p>
    <w:p w:rsidR="00000000" w:rsidDel="00000000" w:rsidP="00000000" w:rsidRDefault="00000000" w:rsidRPr="00000000" w14:paraId="000005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І нині: його богород. Після першої катизми воскрес. сідальний, після другої – сідальний Тріоді. «Воскресіння Христове» (1). Пс 50. Канон Пасхи, Сліпородженого і передсвяття Вознесіння. Катавасія Вознесіння. По 3-ій – конд.-ікос Сліпородженого і його сідальний, Сл., І нині: сідальний передсвяття; по 6-ій – конд.-ікос Пасхи, на 9-ій пісні – «Ангел сповіщав»; по 9-ій – світильний Пасхи (2), Сл., І нині: світильний Сліпородженого. Хвалитних стихир 8 Сліпородженого і стихири Пасхи, «Христос воскрес» (1). Після Великого славослов’я тропар воскрес. 5-го гласу, Сл., І нині: його богород. Відпуст пасхальний, середній, без хреста, з поминанням прп.</w:t>
      </w:r>
    </w:p>
    <w:p w:rsidR="00000000" w:rsidDel="00000000" w:rsidP="00000000" w:rsidRDefault="00000000" w:rsidRPr="00000000" w14:paraId="000005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воскрес., і кондак Сліпородженого.</w:t>
      </w:r>
    </w:p>
    <w:p w:rsidR="00000000" w:rsidDel="00000000" w:rsidP="00000000" w:rsidRDefault="00000000" w:rsidRPr="00000000" w14:paraId="000005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неділ., Сл.: кондак неділ., І нині: кондак Пасхи; Прокімен, алилуя і причасний свята. Ап. – Ді. 41 зач.; 18, 22-28. Єв. – Ів. 43 зач.; 12, 36-47. Замість «Достойно» – «Ангел сповіщав».</w:t>
      </w:r>
    </w:p>
    <w:p w:rsidR="00000000" w:rsidDel="00000000" w:rsidP="00000000" w:rsidRDefault="00000000" w:rsidRPr="00000000" w14:paraId="000005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5A">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5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55C">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color w:val="ff0000"/>
          <w:rtl w:val="0"/>
        </w:rPr>
        <w:t xml:space="preserve">29 🕀</w:t>
      </w:r>
      <w:r w:rsidDel="00000000" w:rsidR="00000000" w:rsidRPr="00000000">
        <w:rPr>
          <w:rFonts w:ascii="Times New Roman" w:cs="Times New Roman" w:eastAsia="Times New Roman" w:hAnsi="Times New Roman"/>
          <w:b w:val="1"/>
          <w:i w:val="1"/>
          <w:color w:val="ff0000"/>
          <w:rtl w:val="0"/>
        </w:rPr>
        <w:t xml:space="preserve"> ВОЗНЕСІННЯ ГОСПОДА БОГА І СПАСА НАШОГО ІСУСА ХРИСТА.</w:t>
      </w:r>
    </w:p>
    <w:p w:rsidR="00000000" w:rsidDel="00000000" w:rsidP="00000000" w:rsidRDefault="00000000" w:rsidRPr="00000000" w14:paraId="0000055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Святої преподобномучениці Теодосії, діви. </w:t>
      </w:r>
    </w:p>
    <w:p w:rsidR="00000000" w:rsidDel="00000000" w:rsidP="00000000" w:rsidRDefault="00000000" w:rsidRPr="00000000" w14:paraId="0000055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(світлі ризи)</w:t>
      </w:r>
      <w:r w:rsidDel="00000000" w:rsidR="00000000" w:rsidRPr="00000000">
        <w:rPr>
          <w:rFonts w:ascii="Times New Roman" w:cs="Times New Roman" w:eastAsia="Times New Roman" w:hAnsi="Times New Roman"/>
          <w:color w:val="ff0000"/>
          <w:rtl w:val="0"/>
        </w:rPr>
        <w:t xml:space="preserve">: катизми немає. На «Господи, взиваю» 10 свята, Сл., І нині: свята. Прокімен дня, три читання свята: Зах. 14, 4; 14, 11; Іс. 2, 1-3; Іс. 62, 10-12; 63, 1-2; 63, 7-9. Литія свята. Стиховня свята. На благословенні хлібів  тропар свята (3). Відпуст великий свята. </w:t>
      </w:r>
    </w:p>
    <w:p w:rsidR="00000000" w:rsidDel="00000000" w:rsidP="00000000" w:rsidRDefault="00000000" w:rsidRPr="00000000" w14:paraId="0000055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І нині: свята. Сідальні свята, Полієлей, Величання, сідальний свята. Степенна 4-го гласу, прокімен свята. Єв. Мр. зач. 71; 16, 9-20. Пс. 50 та стихира свята. Канонів 2 свята. Катавасія – ірмос канону Зіслання Св. Духа. По 3-ій – сідальний свята. По 6-ій – конд.-ікос свята. На 9-ій пісні «Чеснішу» не співаємо, а приспів свята. По 9-ій – світил. свята (2), Сл., І нині: світил. той самий. На Хвалитних – 4 стихири свята, Сл., І нині: свята. По вел. славослов’ї – тропар свята (1). Відпуст великий. </w:t>
      </w:r>
    </w:p>
    <w:p w:rsidR="00000000" w:rsidDel="00000000" w:rsidP="00000000" w:rsidRDefault="00000000" w:rsidRPr="00000000" w14:paraId="00000560">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561">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вхідне та все інше – свята. Ап. – Ді. 1 зач.; 1, 1-12. Єв. – Лк. 114 зач.; 24, 36-53.</w:t>
      </w:r>
    </w:p>
    <w:p w:rsidR="00000000" w:rsidDel="00000000" w:rsidP="00000000" w:rsidRDefault="00000000" w:rsidRPr="00000000" w14:paraId="00000562">
      <w:pPr>
        <w:spacing w:after="200"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 сам день свята, в посвяття та віддання свята замість «Ми виділи...» і «Нехай сповняться...» співаємо стих «Вознесися на небеса, Боже, і по всій землі слава Твоя».</w:t>
      </w:r>
    </w:p>
    <w:p w:rsidR="00000000" w:rsidDel="00000000" w:rsidP="00000000" w:rsidRDefault="00000000" w:rsidRPr="00000000" w14:paraId="00000563">
      <w:pPr>
        <w:spacing w:after="200"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на всіх богослуженнях вживаємо світлі ризи.</w:t>
      </w:r>
    </w:p>
    <w:p w:rsidR="00000000" w:rsidDel="00000000" w:rsidP="00000000" w:rsidRDefault="00000000" w:rsidRPr="00000000" w14:paraId="00000564">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56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Преподобного отця нашого Ісаакія, ігумена обителі Далматської. </w:t>
      </w:r>
    </w:p>
    <w:p w:rsidR="00000000" w:rsidDel="00000000" w:rsidP="00000000" w:rsidRDefault="00000000" w:rsidRPr="00000000" w14:paraId="0000056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3 прп., Сл., І нині: свята. Вхід. Великий прокімен, глас 7: “Бог наш на небі”. Стиховня свята. По “Отче наш”: тропар прп., Сл., І нині: свята. Відпуст середній з помин. свята і прп.</w:t>
      </w:r>
    </w:p>
    <w:p w:rsidR="00000000" w:rsidDel="00000000" w:rsidP="00000000" w:rsidRDefault="00000000" w:rsidRPr="00000000" w14:paraId="000005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свята. Катизми черг., сідал. свята. Пс. 50. Канон свята та прп. По 9-ій пісні – світильний прп. (2), Сл., І нині: світильний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5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прп. Кондаки: на 1 та 6 – свята; на 3 та 9 – прп.</w:t>
      </w:r>
    </w:p>
    <w:p w:rsidR="00000000" w:rsidDel="00000000" w:rsidP="00000000" w:rsidRDefault="00000000" w:rsidRPr="00000000" w14:paraId="000005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42 зач.; 19, 1-8. Єв. – Ів. 47 зач.; 14, 1-11. Замість “Достойно” – ірмос 9-ї пісні канону свята з його приспівом. Відпуст з помин свята і прп.</w:t>
      </w:r>
    </w:p>
    <w:p w:rsidR="00000000" w:rsidDel="00000000" w:rsidP="00000000" w:rsidRDefault="00000000" w:rsidRPr="00000000" w14:paraId="0000056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56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Святого апостола Єрмія. Святого мученика Єрмея. </w:t>
      </w:r>
    </w:p>
    <w:p w:rsidR="00000000" w:rsidDel="00000000" w:rsidP="00000000" w:rsidRDefault="00000000" w:rsidRPr="00000000" w14:paraId="000005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3 ап., Сл., І нині: догмат 5-го гласу. Прокімен дня. Стиховня свята. По “Отче наш”: тропар ап., Сл., І нині: свята. Відпуст великий з помин. свята, ап. і мч. </w:t>
      </w:r>
    </w:p>
    <w:p w:rsidR="00000000" w:rsidDel="00000000" w:rsidP="00000000" w:rsidRDefault="00000000" w:rsidRPr="00000000" w14:paraId="000005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ап., І нині: свята. Катизми черг., сідал. свята. Пс. 50. Канон свята та ап. По 9-ій пісні – світильний ап. (2), Сл., І нині: світильний свята. Стиховня свята. По “Отче наш”: тропар ап., Сл. І нині: свята. Відпуст великий з помин. свята, ап. і мч. </w:t>
      </w:r>
    </w:p>
    <w:p w:rsidR="00000000" w:rsidDel="00000000" w:rsidP="00000000" w:rsidRDefault="00000000" w:rsidRPr="00000000" w14:paraId="000005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ап. Кондаки: на 1 та 6 – свята; на 3 та 9 – ап. </w:t>
      </w:r>
    </w:p>
    <w:p w:rsidR="00000000" w:rsidDel="00000000" w:rsidP="00000000" w:rsidRDefault="00000000" w:rsidRPr="00000000" w14:paraId="000005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43 зач.; 20, 7-12. Єв. – Ів. 48 зач.; 14, 10-21. Замість “Достойно” – ірмос 9-ї пісні канону свята з його приспівом. Відпуст з помин свята і ап. і мч. </w:t>
      </w:r>
    </w:p>
    <w:p w:rsidR="00000000" w:rsidDel="00000000" w:rsidP="00000000" w:rsidRDefault="00000000" w:rsidRPr="00000000" w14:paraId="0000057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5">
      <w:pPr>
        <w:pStyle w:val="Heading1"/>
        <w:rPr>
          <w:rFonts w:ascii="Times New Roman" w:cs="Times New Roman" w:eastAsia="Times New Roman" w:hAnsi="Times New Roman"/>
          <w:sz w:val="28"/>
          <w:szCs w:val="28"/>
        </w:rPr>
      </w:pPr>
      <w:bookmarkStart w:colFirst="0" w:colLast="0" w:name="_heading=h.17dp8vu" w:id="7"/>
      <w:bookmarkEnd w:id="7"/>
      <w:r w:rsidDel="00000000" w:rsidR="00000000" w:rsidRPr="00000000">
        <w:rPr>
          <w:rFonts w:ascii="Times New Roman" w:cs="Times New Roman" w:eastAsia="Times New Roman" w:hAnsi="Times New Roman"/>
          <w:sz w:val="28"/>
          <w:szCs w:val="28"/>
          <w:rtl w:val="0"/>
        </w:rPr>
        <w:t xml:space="preserve">Червень</w:t>
      </w:r>
    </w:p>
    <w:p w:rsidR="00000000" w:rsidDel="00000000" w:rsidP="00000000" w:rsidRDefault="00000000" w:rsidRPr="00000000" w14:paraId="0000057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7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578">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 </w:t>
      </w:r>
      <w:r w:rsidDel="00000000" w:rsidR="00000000" w:rsidRPr="00000000">
        <w:rPr>
          <w:rFonts w:ascii="Times New Roman" w:cs="Times New Roman" w:eastAsia="Times New Roman" w:hAnsi="Times New Roman"/>
          <w:i w:val="1"/>
          <w:color w:val="ff0000"/>
          <w:rtl w:val="0"/>
        </w:rPr>
        <w:t xml:space="preserve">Неділя 7-ма після Пасхи, свв. отців I-го Вселенського Собору. Глас 6. Єв. 10.</w:t>
      </w:r>
    </w:p>
    <w:p w:rsidR="00000000" w:rsidDel="00000000" w:rsidP="00000000" w:rsidRDefault="00000000" w:rsidRPr="00000000" w14:paraId="0000057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Юстина, філософа, і тих, що з ним.</w:t>
      </w:r>
    </w:p>
    <w:p w:rsidR="00000000" w:rsidDel="00000000" w:rsidP="00000000" w:rsidRDefault="00000000" w:rsidRPr="00000000" w14:paraId="0000057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3 воскрес., 3 Вознесіння (далі – свята), і 4 Отців, Сл.: Отців, І нині: догмат 6-го гласу. Прокімен дня. Читання три: Буття 14, 14-20, Второзаконня 1, 8-17, Второзаконня 10, 14-21. Стиховня воскресна, Сл.: Отців, І нині: свята. По «Отче наш»: тропар воскресний, Сл.: Отців, І нині: свята. Відпуст великий недільний з помин. Отців.</w:t>
      </w:r>
    </w:p>
    <w:p w:rsidR="00000000" w:rsidDel="00000000" w:rsidP="00000000" w:rsidRDefault="00000000" w:rsidRPr="00000000" w14:paraId="0000057B">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Отців, І нині: свята. Катизми дві черг. з воскресними сідальними. Іпакой, степенна і прокімен 6-го гласу. Єв. Ів. зач. 66; 21, 1-14. «Воскресіння Христове», Пс. 50. Канон воскресний 6-го гласу, Вознесіння і Отців. Катавасія «Божественним покровом». По 3-ій – конд.-ікос Вознесіння, сідальний Отців, Сл: Отців, І нині: Вознесіння. По 6-ій – конд.-ікос Отців. По 9-ій – «Свят Господь Бог наш» (3), світильний неділ., Сл.: Отців, І нині: свята. Хвалитні стихир 8: 4 неділ. і 4 Отців, Сл.: Отців, І нині: «Преблагословенна». По вел. славослов’ї – тропар «Воскресши із гробу». Відпуст великий з помин. свята і св. </w:t>
      </w:r>
    </w:p>
    <w:p w:rsidR="00000000" w:rsidDel="00000000" w:rsidP="00000000" w:rsidRDefault="00000000" w:rsidRPr="00000000" w14:paraId="0000057C">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воскресний, Сл: на 1-му та 6-му – тропар Вознесіння, а на 3-му та 9-му – тропар Отців. Кондаки: на 1-му та 6-му – Вознесіння; на 3-му та 9-му – Отців. </w:t>
      </w:r>
    </w:p>
    <w:p w:rsidR="00000000" w:rsidDel="00000000" w:rsidP="00000000" w:rsidRDefault="00000000" w:rsidRPr="00000000" w14:paraId="0000057D">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також і “Прийдіте, поклонімся”. Тропар воскрес., Вознесіння та Отців, Сл: кондак Отців, І нині: конд. Вознесіння. Прокімен, алилуя – Отців. Ап. – Ді. 44 зач.; 20, 16-18. 28-36. Єв. – Ів. 56 зач.; 17, 1-13. Причасний  «Хваліте» та Отців.</w:t>
      </w:r>
    </w:p>
    <w:p w:rsidR="00000000" w:rsidDel="00000000" w:rsidP="00000000" w:rsidRDefault="00000000" w:rsidRPr="00000000" w14:paraId="0000057E">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7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5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Тиждень 7-ий після Пасхи.</w:t>
      </w:r>
    </w:p>
    <w:p w:rsidR="00000000" w:rsidDel="00000000" w:rsidP="00000000" w:rsidRDefault="00000000" w:rsidRPr="00000000" w14:paraId="0000058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отця нашого Никифора, ісповідника.</w:t>
      </w:r>
    </w:p>
    <w:p w:rsidR="00000000" w:rsidDel="00000000" w:rsidP="00000000" w:rsidRDefault="00000000" w:rsidRPr="00000000" w14:paraId="000005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і 3 св., Сл., І нині: свята. Прокімен дня. Стиховня свята. По «Отче наш» – тропар св., Сл., І нині: свята. Відпуст з помин. свята і св.</w:t>
      </w:r>
    </w:p>
    <w:p w:rsidR="00000000" w:rsidDel="00000000" w:rsidP="00000000" w:rsidRDefault="00000000" w:rsidRPr="00000000" w14:paraId="000005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 І нині: свята. Катизми черг., сідальні свята. Пс. 50. Канон свята і св. По 9-ій – світильний св. (2), Сл., І нині: світил. свята. Стиховня свята. По «Отче наш»: тропар св., Сл. І нині: тропар свята. Відпуст з помин. свята і св.</w:t>
      </w:r>
    </w:p>
    <w:p w:rsidR="00000000" w:rsidDel="00000000" w:rsidP="00000000" w:rsidRDefault="00000000" w:rsidRPr="00000000" w14:paraId="000005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св. Кондаки: на 1 та 6 – свята; на 3 та 9 – св.</w:t>
      </w:r>
    </w:p>
    <w:p w:rsidR="00000000" w:rsidDel="00000000" w:rsidP="00000000" w:rsidRDefault="00000000" w:rsidRPr="00000000" w14:paraId="000005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45 зач.; 21, 8-14. Єв. – Ів. 49 зач.; 14, 27-15 7. Замість «Достойно» – ірмос 9-ї пісні канону свята з його приспівом. Відпуст з помин свята і св.</w:t>
      </w:r>
    </w:p>
    <w:p w:rsidR="00000000" w:rsidDel="00000000" w:rsidP="00000000" w:rsidRDefault="00000000" w:rsidRPr="00000000" w14:paraId="0000058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5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Святого мученика Лукиліяна і тих, що з ним.</w:t>
      </w:r>
    </w:p>
    <w:p w:rsidR="00000000" w:rsidDel="00000000" w:rsidP="00000000" w:rsidRDefault="00000000" w:rsidRPr="00000000" w14:paraId="000005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і 3 мч., Сл., І нині: свята. Прокімен дня. Стиховня свята. По «Отче наш» – тропар мч., Сл., І нині: свята. Відпуст з помин. свята і мч.</w:t>
      </w:r>
    </w:p>
    <w:p w:rsidR="00000000" w:rsidDel="00000000" w:rsidP="00000000" w:rsidRDefault="00000000" w:rsidRPr="00000000" w14:paraId="000005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 І нині: свята. Катизми черг., сідальні свята. Пс. 50. Канон свята і мч. По 9-ій – світильний мч., Сл., І нині: світил. свята. Стиховня свята. По «Отче наш»: тропар мч., Сл. І нині: тропар свята.</w:t>
      </w:r>
    </w:p>
    <w:p w:rsidR="00000000" w:rsidDel="00000000" w:rsidP="00000000" w:rsidRDefault="00000000" w:rsidRPr="00000000" w14:paraId="000005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мч. Кондаки: на 1 та 6 – свята; на 3 та 9 – мч.</w:t>
      </w:r>
    </w:p>
    <w:p w:rsidR="00000000" w:rsidDel="00000000" w:rsidP="00000000" w:rsidRDefault="00000000" w:rsidRPr="00000000" w14:paraId="000005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46 зач.; 21, 26-32. Єв. – Йо 53 зач.; 16, 2-13. Замість «Достойно» – ірмос 9-ї пісні канону свята з його приспівом. Відпуст з помин свята мч.</w:t>
        <w:br w:type="textWrapping"/>
      </w:r>
    </w:p>
    <w:p w:rsidR="00000000" w:rsidDel="00000000" w:rsidP="00000000" w:rsidRDefault="00000000" w:rsidRPr="00000000" w14:paraId="0000058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5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Святого отця нашого Митрофана, патріарха Царгородського.</w:t>
      </w:r>
    </w:p>
    <w:p w:rsidR="00000000" w:rsidDel="00000000" w:rsidP="00000000" w:rsidRDefault="00000000" w:rsidRPr="00000000" w14:paraId="000005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і 3 св., Сл., І нині: свята. Прокімен дня. Стиховня свята. По «Отче наш» – тропар св., Сл., І нині: свята. Відпуст з помин. свята і св.</w:t>
      </w:r>
    </w:p>
    <w:p w:rsidR="00000000" w:rsidDel="00000000" w:rsidP="00000000" w:rsidRDefault="00000000" w:rsidRPr="00000000" w14:paraId="000005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 І нині: свята. Катизми черг., сідальні свята. Пс. 50. Канон свята і св. По 9-ій – світильний св. (2), Сл., І нині: світил. свята. Стиховня свята. По «Отче наш»: тропар св., Сл. І нині: тропар свята. Відпуст з помин. свята і св.</w:t>
      </w:r>
    </w:p>
    <w:p w:rsidR="00000000" w:rsidDel="00000000" w:rsidP="00000000" w:rsidRDefault="00000000" w:rsidRPr="00000000" w14:paraId="000005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св. Кондаки: на 1 та 6 – свята; на 3 та 9 – св.</w:t>
      </w:r>
    </w:p>
    <w:p w:rsidR="00000000" w:rsidDel="00000000" w:rsidP="00000000" w:rsidRDefault="00000000" w:rsidRPr="00000000" w14:paraId="000005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47 зач.; 23, 1-11. Єв. – Ів. 54 зач.; 16, 15-23. Замість «Достойно» – ірмос 9-ї пісні канону свята з його приспівом. Відпуст з помин свята  і св.</w:t>
      </w:r>
    </w:p>
    <w:p w:rsidR="00000000" w:rsidDel="00000000" w:rsidP="00000000" w:rsidRDefault="00000000" w:rsidRPr="00000000" w14:paraId="0000059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5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Святого священномученика Доротея, єпископа Тирського. Святого мученика Косми, пресвітера вірменського.</w:t>
      </w:r>
    </w:p>
    <w:p w:rsidR="00000000" w:rsidDel="00000000" w:rsidP="00000000" w:rsidRDefault="00000000" w:rsidRPr="00000000" w14:paraId="000005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я” 6 стихир: 3 свята, і 3 свщмч., Сл., І нині: свята. Прокімен дня. Стиховня свята. По “Отче наш” – тропар свщмч., Сл., І нині: тропар свята. Відпуст середній з помин. свята і свщмч.</w:t>
      </w:r>
    </w:p>
    <w:p w:rsidR="00000000" w:rsidDel="00000000" w:rsidP="00000000" w:rsidRDefault="00000000" w:rsidRPr="00000000" w14:paraId="000005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свщмч., І нині: тропар свята. Катизми черг., сідал. свята. Пс. 50. Канон свята та свщмч. Катавасія по 3-ій, 6-ій, 8-ій та 9-ій пісні – ірмос канону свщмч. По 3-ій – конд.-ікос і сідал. свщмч. По 6-ій – конд.-ікос свята. По 9-ій – світил. свщмч. (2), Сл., І нині: світил. свята. Стиховня свята. По “Отче наш”: тропар свщмч., Сл. І нині: тропар свята.</w:t>
      </w:r>
    </w:p>
    <w:p w:rsidR="00000000" w:rsidDel="00000000" w:rsidP="00000000" w:rsidRDefault="00000000" w:rsidRPr="00000000" w14:paraId="000005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свщмч. Кондаки: на 1 та 6 – свята; на 3 та 9 – свщмч.</w:t>
      </w:r>
    </w:p>
    <w:p w:rsidR="00000000" w:rsidDel="00000000" w:rsidP="00000000" w:rsidRDefault="00000000" w:rsidRPr="00000000" w14:paraId="000005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 свята; Прокімен, алилуя і причасний свята. Ап. – Ді. 48 зач.; 25, 13-19. Єв. – Ів. 55 зач.; 16, 23-33. Замість “Достойно” – ірмос 9-ї пісні канону свята з його приспівом. Відпуст з помин свята і свщмч.</w:t>
      </w:r>
    </w:p>
    <w:p w:rsidR="00000000" w:rsidDel="00000000" w:rsidP="00000000" w:rsidRDefault="00000000" w:rsidRPr="00000000" w14:paraId="000005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5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Віддання Вознесіння.</w:t>
      </w:r>
    </w:p>
    <w:p w:rsidR="00000000" w:rsidDel="00000000" w:rsidP="00000000" w:rsidRDefault="00000000" w:rsidRPr="00000000" w14:paraId="000005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Висаріона, чудотворця. Преподобного Іларіона Нового, ігумена Далматської обителі, ісповідника.</w:t>
      </w:r>
    </w:p>
    <w:p w:rsidR="00000000" w:rsidDel="00000000" w:rsidP="00000000" w:rsidRDefault="00000000" w:rsidRPr="00000000" w14:paraId="000005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свята, Сл., І нині: свята. Прокімен дня. Стиховня свята. По «Отче наш»: тропар свята (1).</w:t>
      </w:r>
    </w:p>
    <w:p w:rsidR="00000000" w:rsidDel="00000000" w:rsidP="00000000" w:rsidRDefault="00000000" w:rsidRPr="00000000" w14:paraId="000005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свята. Катизми черг., сідальні свята. Пс. 50. Канон свята. По 3-ій – сідальний свята. По 6-ій – конд.-ікос свята. По 9-ій – світил. свята. На Хвалитних - стихири свята. Після Великого славослов’я тропар свята (1). Відпуст великий з помин. свята.</w:t>
      </w:r>
    </w:p>
    <w:p w:rsidR="00000000" w:rsidDel="00000000" w:rsidP="00000000" w:rsidRDefault="00000000" w:rsidRPr="00000000" w14:paraId="000005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p>
    <w:p w:rsidR="00000000" w:rsidDel="00000000" w:rsidP="00000000" w:rsidRDefault="00000000" w:rsidRPr="00000000" w14:paraId="000005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50 зач.; 27, 1-44. Єв. – Ів. 57 зач.; 17, 18-26. Замість «Достойно» – ірмос 9-ї пісні канону свята з його приспівом. Відпуст з помин свята і влкмч.</w:t>
      </w:r>
    </w:p>
    <w:p w:rsidR="00000000" w:rsidDel="00000000" w:rsidP="00000000" w:rsidRDefault="00000000" w:rsidRPr="00000000" w14:paraId="000005A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5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Субота заупокійна.</w:t>
      </w:r>
    </w:p>
    <w:p w:rsidR="00000000" w:rsidDel="00000000" w:rsidP="00000000" w:rsidRDefault="00000000" w:rsidRPr="00000000" w14:paraId="000005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Теодота (Богдана), єпископа Анкирського.</w:t>
      </w:r>
    </w:p>
    <w:p w:rsidR="00000000" w:rsidDel="00000000" w:rsidP="00000000" w:rsidRDefault="00000000" w:rsidRPr="00000000" w14:paraId="000005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(багряні ризи)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мирна єктенія за усопших. Катизма чергова. На «Господи, взиваю» 6 стихир: 3 мученичних Октоїха, 3 Тріоді, Сл.: Тріоді, І нині: богородичний-догмат 6-го гл. Алилуя на 8 глас зі стихами. Стиховня Октоїха, Сл.: Тріоді, І нині: Тріоді. По «Отче наш»: тропар «Глибиною мудрості», Сл., І нині: «Тебе і стіну і пристанище маємо». Відпуст за усопших, а відтак виголос: «В блаженнім успенні» та «Вічная пам’ять». </w:t>
      </w:r>
    </w:p>
    <w:p w:rsidR="00000000" w:rsidDel="00000000" w:rsidP="00000000" w:rsidRDefault="00000000" w:rsidRPr="00000000" w14:paraId="000005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мирна єктенія за усопших. Замість «Бог Господь» співаємо алилуя на 8-й глас з трьома стихами за усопших.  Тропар за усопших (2), Сл., І нині: його богород. Катизма 16-та черг., мала єктенія і сідальні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усопших, а друга – тропар за усопших. Відтак співаємо єктенію за усопших, сідальний за усопших і Пс. 50. Канон храму і Тріоді. Катавасія – ірмос канону Тріоді. По 3-ій – сідал. Тріоді. По 6-ій – конд.-ікос Тріоді; по 9-ій – світильний Тріоді. Хвалитних стихир 4  Тріоді, Сл., І нині: Тріоді. Мале славослов’я. Стиховня Октоїха, Сл, І нині: Тріоді. По «Отче наш»: тропар за усопших, Сл., І нині: богород. за усопших і «У блаженному успенні», як на Вечірні. </w:t>
      </w:r>
    </w:p>
    <w:p w:rsidR="00000000" w:rsidDel="00000000" w:rsidP="00000000" w:rsidRDefault="00000000" w:rsidRPr="00000000" w14:paraId="000005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за усопших. </w:t>
      </w:r>
    </w:p>
    <w:p w:rsidR="00000000" w:rsidDel="00000000" w:rsidP="00000000" w:rsidRDefault="00000000" w:rsidRPr="00000000" w14:paraId="000005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повсякденні. Вся Служба за усопших, тільки Ап.-Єв. спочатку дня, а потім за усопших.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Ді. 51 зач.; 28, 1-31. Єв. – Ів. 67 зач.; 21, 15-25.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Сол. 270 зач.; 4, 13-17. Єв. – Ів. 16 зач.; 5, 24-30. [Замість «Ми виділи світло істинне», за звичаєм, співаємо тропар дня «Глибиною мудрості». Це пов’язане з тим, що «Ми виділи світло істинне» є святковим піснеспівом П’ятдесятниці, який співається на великій вечірні самого свята].  </w:t>
      </w:r>
    </w:p>
    <w:p w:rsidR="00000000" w:rsidDel="00000000" w:rsidP="00000000" w:rsidRDefault="00000000" w:rsidRPr="00000000" w14:paraId="000005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B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5B1">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color w:val="ff0000"/>
          <w:rtl w:val="0"/>
        </w:rPr>
        <w:t xml:space="preserve">8 🕀</w:t>
      </w:r>
      <w:r w:rsidDel="00000000" w:rsidR="00000000" w:rsidRPr="00000000">
        <w:rPr>
          <w:rFonts w:ascii="Times New Roman" w:cs="Times New Roman" w:eastAsia="Times New Roman" w:hAnsi="Times New Roman"/>
          <w:b w:val="1"/>
          <w:i w:val="1"/>
          <w:color w:val="ff0000"/>
          <w:rtl w:val="0"/>
        </w:rPr>
        <w:t xml:space="preserve"> ЗІСЛАННЯ СВЯТОГО ДУХА. П’ЯТДЕСЯТНИЦЯ.</w:t>
      </w:r>
    </w:p>
    <w:p w:rsidR="00000000" w:rsidDel="00000000" w:rsidP="00000000" w:rsidRDefault="00000000" w:rsidRPr="00000000" w14:paraId="000005B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Перенесення мощів святого великомученика Теодора Стратилата.</w:t>
      </w:r>
    </w:p>
    <w:p w:rsidR="00000000" w:rsidDel="00000000" w:rsidP="00000000" w:rsidRDefault="00000000" w:rsidRPr="00000000" w14:paraId="000005B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(зелені ризи)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після </w:t>
      </w:r>
      <w:r w:rsidDel="00000000" w:rsidR="00000000" w:rsidRPr="00000000">
        <w:rPr>
          <w:rFonts w:ascii="Times New Roman" w:cs="Times New Roman" w:eastAsia="Times New Roman" w:hAnsi="Times New Roman"/>
          <w:color w:val="ff0000"/>
          <w:rtl w:val="0"/>
        </w:rPr>
        <w:t xml:space="preserve">«Слава святій», </w:t>
      </w:r>
      <w:r w:rsidDel="00000000" w:rsidR="00000000" w:rsidRPr="00000000">
        <w:rPr>
          <w:rFonts w:ascii="Times New Roman" w:cs="Times New Roman" w:eastAsia="Times New Roman" w:hAnsi="Times New Roman"/>
          <w:i w:val="1"/>
          <w:color w:val="ff0000"/>
          <w:rtl w:val="0"/>
        </w:rPr>
        <w:t xml:space="preserve">згідно зі звичаєм, всі клякають під час співання </w:t>
      </w:r>
      <w:r w:rsidDel="00000000" w:rsidR="00000000" w:rsidRPr="00000000">
        <w:rPr>
          <w:rFonts w:ascii="Times New Roman" w:cs="Times New Roman" w:eastAsia="Times New Roman" w:hAnsi="Times New Roman"/>
          <w:color w:val="ff0000"/>
          <w:rtl w:val="0"/>
        </w:rPr>
        <w:t xml:space="preserve">«Царю небесний». «Блажен муж». На «Господи, взиваю» 10 стихир свята, Сл., І нині: свята. Прокімен дня. Три читання: Числа 11, 16-17, 24-29, Йоіла 2, 21-27; 3, 1-5, Єз. 36, 24-28. Литія та Стиховня свята. По «Отче наш»: тропар свята (3). Відпуст великий.</w:t>
      </w:r>
    </w:p>
    <w:p w:rsidR="00000000" w:rsidDel="00000000" w:rsidP="00000000" w:rsidRDefault="00000000" w:rsidRPr="00000000" w14:paraId="000005B4">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по </w:t>
      </w:r>
      <w:r w:rsidDel="00000000" w:rsidR="00000000" w:rsidRPr="00000000">
        <w:rPr>
          <w:rFonts w:ascii="Times New Roman" w:cs="Times New Roman" w:eastAsia="Times New Roman" w:hAnsi="Times New Roman"/>
          <w:color w:val="ff0000"/>
          <w:rtl w:val="0"/>
        </w:rPr>
        <w:t xml:space="preserve">«Слава святій», </w:t>
      </w:r>
      <w:r w:rsidDel="00000000" w:rsidR="00000000" w:rsidRPr="00000000">
        <w:rPr>
          <w:rFonts w:ascii="Times New Roman" w:cs="Times New Roman" w:eastAsia="Times New Roman" w:hAnsi="Times New Roman"/>
          <w:i w:val="1"/>
          <w:color w:val="ff0000"/>
          <w:rtl w:val="0"/>
        </w:rPr>
        <w:t xml:space="preserve">згідно зі звичаєм, всі клякають під час співання </w:t>
      </w:r>
      <w:r w:rsidDel="00000000" w:rsidR="00000000" w:rsidRPr="00000000">
        <w:rPr>
          <w:rFonts w:ascii="Times New Roman" w:cs="Times New Roman" w:eastAsia="Times New Roman" w:hAnsi="Times New Roman"/>
          <w:color w:val="ff0000"/>
          <w:rtl w:val="0"/>
        </w:rPr>
        <w:t xml:space="preserve">«Царю небесний». На «Бог Господь» тропар свята (2), Сл., І нині: свята. Сідальні свята. Полієлей, Величання, приспів болгарський, сідальний свята, Сл., І нині: той самий. Степенна, глас 4: «Від юності моєї». Прокімен свята. Єв. Ів. зач. 65; 20, 19-23 (9-те воскресне). Пс. 50 та стихира свята. Два канони свята. По 3-ій – сідальний свята. По 6-ій – конд.-ікос свята. «Чеснішу» не співаємо, а приспіви свята. По 9-ій – світильний свята (2), Сл., І нині: той самий. Хвалитних стихир - 6 свята, Сл., І нині: «Царю небесний». По вел. славослов’ї – тропар свята (1). Відпуст великий свята. </w:t>
      </w:r>
    </w:p>
    <w:p w:rsidR="00000000" w:rsidDel="00000000" w:rsidP="00000000" w:rsidRDefault="00000000" w:rsidRPr="00000000" w14:paraId="000005B5">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5B6">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вхідне та все інше – свята. Замість Трисвятого – «Ви, що в Христа хрестилися». Ап. – Ді. 3 зач.; 2, 1-11. </w:t>
      </w:r>
      <w:r w:rsidDel="00000000" w:rsidR="00000000" w:rsidRPr="00000000">
        <w:rPr>
          <w:rFonts w:ascii="Times New Roman" w:cs="Times New Roman" w:eastAsia="Times New Roman" w:hAnsi="Times New Roman"/>
          <w:i w:val="1"/>
          <w:color w:val="ff0000"/>
          <w:rtl w:val="0"/>
        </w:rPr>
        <w:t xml:space="preserve">Єв. – </w:t>
      </w:r>
      <w:r w:rsidDel="00000000" w:rsidR="00000000" w:rsidRPr="00000000">
        <w:rPr>
          <w:rFonts w:ascii="Times New Roman" w:cs="Times New Roman" w:eastAsia="Times New Roman" w:hAnsi="Times New Roman"/>
          <w:color w:val="ff0000"/>
          <w:rtl w:val="0"/>
        </w:rPr>
        <w:t xml:space="preserve">Ів. 27 зач.; 7, 37-52; 8, 12. Замість «Достойно» – ірмос 9-ї пісні канону свята з його приспівом. Причасний «Дух Твій благий».</w:t>
      </w:r>
    </w:p>
    <w:p w:rsidR="00000000" w:rsidDel="00000000" w:rsidP="00000000" w:rsidRDefault="00000000" w:rsidRPr="00000000" w14:paraId="000005B7">
      <w:pPr>
        <w:spacing w:after="200"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на всіх богослуженнях вживаємо зелені ризи. </w:t>
      </w:r>
    </w:p>
    <w:p w:rsidR="00000000" w:rsidDel="00000000" w:rsidP="00000000" w:rsidRDefault="00000000" w:rsidRPr="00000000" w14:paraId="000005B8">
      <w:pPr>
        <w:spacing w:after="200" w:line="301"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5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w:t>
      </w:r>
    </w:p>
    <w:p w:rsidR="00000000" w:rsidDel="00000000" w:rsidP="00000000" w:rsidRDefault="00000000" w:rsidRPr="00000000" w14:paraId="000005B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Понеділок Святого Духа. </w:t>
      </w:r>
    </w:p>
    <w:p w:rsidR="00000000" w:rsidDel="00000000" w:rsidP="00000000" w:rsidRDefault="00000000" w:rsidRPr="00000000" w14:paraId="000005B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Тиждень 1-ий по Зісланні Святого Духа. Тиждень загальниці.</w:t>
      </w:r>
    </w:p>
    <w:p w:rsidR="00000000" w:rsidDel="00000000" w:rsidP="00000000" w:rsidRDefault="00000000" w:rsidRPr="00000000" w14:paraId="000005B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отця нашого Кирила, архиєпископа Олександрійського.</w:t>
      </w:r>
    </w:p>
    <w:p w:rsidR="00000000" w:rsidDel="00000000" w:rsidP="00000000" w:rsidRDefault="00000000" w:rsidRPr="00000000" w14:paraId="000005B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після </w:t>
      </w:r>
      <w:r w:rsidDel="00000000" w:rsidR="00000000" w:rsidRPr="00000000">
        <w:rPr>
          <w:rFonts w:ascii="Times New Roman" w:cs="Times New Roman" w:eastAsia="Times New Roman" w:hAnsi="Times New Roman"/>
          <w:color w:val="ff0000"/>
          <w:rtl w:val="0"/>
        </w:rPr>
        <w:t xml:space="preserve">«Благословенний Бог наш», </w:t>
      </w:r>
      <w:r w:rsidDel="00000000" w:rsidR="00000000" w:rsidRPr="00000000">
        <w:rPr>
          <w:rFonts w:ascii="Times New Roman" w:cs="Times New Roman" w:eastAsia="Times New Roman" w:hAnsi="Times New Roman"/>
          <w:i w:val="1"/>
          <w:color w:val="ff0000"/>
          <w:rtl w:val="0"/>
        </w:rPr>
        <w:t xml:space="preserve">згідно зі звичаєм, всі клякають під час співу </w:t>
      </w:r>
      <w:r w:rsidDel="00000000" w:rsidR="00000000" w:rsidRPr="00000000">
        <w:rPr>
          <w:rFonts w:ascii="Times New Roman" w:cs="Times New Roman" w:eastAsia="Times New Roman" w:hAnsi="Times New Roman"/>
          <w:color w:val="ff0000"/>
          <w:rtl w:val="0"/>
        </w:rPr>
        <w:t xml:space="preserve">«Царю небесний». На «Господи, взиваю» 6 стихир свята, Сл., І нині: «Царю небесний». Великий прокімен, глас 7: «Хто Бог великий, як Бог наш». Мала єктенія і далі слідує перша коліноприклонна молитва. Після єктенії «Промовмо всі» мала єктенія і друга коліноприклонна молитва. По «Сподоби, Господи» мала єктенія і третя коліноприклонна молитва. Стиховня свята. По «Отче наш» – тропар свята. Відпуст великий:</w:t>
      </w:r>
    </w:p>
    <w:p w:rsidR="00000000" w:rsidDel="00000000" w:rsidP="00000000" w:rsidRDefault="00000000" w:rsidRPr="00000000" w14:paraId="000005B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«Ти, що з отчого і божественного лона вийшов, і з неба на землю зійшов, і прийняв усе наше єство, і обожествив його, а після того знову на небеса вийшов, і сидиш праворуч Бога і Отця, Ти послав на святих своїх учеників і апостолів божественного і святого, і єдиносущного і єдиносильного, і єдинославного і соприсносущного Духа, і Ним просвітив їх, а ними всю вселенну, Христос, істинний Бог наш, молитвами пречистої і пренепорочної святої своєї Матері, святих славних, прехвальних богопроповідників і духоносних апостолів і всіх святих помилує і спасе нас як благий і чоловіколюбець».</w:t>
      </w:r>
    </w:p>
    <w:p w:rsidR="00000000" w:rsidDel="00000000" w:rsidP="00000000" w:rsidRDefault="00000000" w:rsidRPr="00000000" w14:paraId="000005C0">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Якщо храм Святого Духа, Стихири на Литії брати з вчорашньої Вечірні, а по «Отче наш»: тропар Пресвятої Тройці (2) і тропар Зіслання (1).</w:t>
      </w:r>
    </w:p>
    <w:p w:rsidR="00000000" w:rsidDel="00000000" w:rsidP="00000000" w:rsidRDefault="00000000" w:rsidRPr="00000000" w14:paraId="000005C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І нині: свята. Катизми черг. Сідальні свята. </w:t>
      </w:r>
      <w:r w:rsidDel="00000000" w:rsidR="00000000" w:rsidRPr="00000000">
        <w:rPr>
          <w:rFonts w:ascii="Times New Roman" w:cs="Times New Roman" w:eastAsia="Times New Roman" w:hAnsi="Times New Roman"/>
          <w:i w:val="1"/>
          <w:color w:val="ff0000"/>
          <w:rtl w:val="0"/>
        </w:rPr>
        <w:t xml:space="preserve">(Де є храм Святого Духа, по двох сідал. буде Величання, сідал. і прокімен з вчорашньої Утрені. Єв. Мт. зач. 116; 28, 16-20). Пс. 50. </w:t>
      </w:r>
      <w:r w:rsidDel="00000000" w:rsidR="00000000" w:rsidRPr="00000000">
        <w:rPr>
          <w:rFonts w:ascii="Times New Roman" w:cs="Times New Roman" w:eastAsia="Times New Roman" w:hAnsi="Times New Roman"/>
          <w:color w:val="ff0000"/>
          <w:rtl w:val="0"/>
        </w:rPr>
        <w:t xml:space="preserve">Обидва канони свята. По 3-ій – сідал. свята, Сл., І нині: сідал. той самий. По 6-ій – конд.-ікос свята. Немає «Чеснішу», а приспів свята. По 9-ій – світильний свята (2), Сл., І нині: другий світильний свята. Хвалитних стихир - 4 свята, Сл., І нині: свята. По вел. славослов’я – тропар свята (1). Відпуст великий свята.</w:t>
      </w:r>
    </w:p>
    <w:p w:rsidR="00000000" w:rsidDel="00000000" w:rsidP="00000000" w:rsidRDefault="00000000" w:rsidRPr="00000000" w14:paraId="000005C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5C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Вхідне свята. Тропар свята, Сл., І нині: кондак свята. Прокімен, алилуя та причасний свята. Ап. – Еф. 229 зач.; 5, 9-19. Єв. – Мт. 75 зач.; 18, 10-20. Замість «Достойно» – ірмос 9-ї пісні канону свята з його приспівом.</w:t>
      </w:r>
    </w:p>
    <w:p w:rsidR="00000000" w:rsidDel="00000000" w:rsidP="00000000" w:rsidRDefault="00000000" w:rsidRPr="00000000" w14:paraId="000005C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5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Святого священномученика Тимотея, єпископа Пруського. </w:t>
      </w:r>
    </w:p>
    <w:p w:rsidR="00000000" w:rsidDel="00000000" w:rsidP="00000000" w:rsidRDefault="00000000" w:rsidRPr="00000000" w14:paraId="000005C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свщмч., Сл., І нині: свята. Прокімен дня. Стиховня свята. По «Отче наш» – тропар свщмч., Сл., І нині: свята. Відпуст середній з помин. свята і свщмч.</w:t>
      </w:r>
    </w:p>
    <w:p w:rsidR="00000000" w:rsidDel="00000000" w:rsidP="00000000" w:rsidRDefault="00000000" w:rsidRPr="00000000" w14:paraId="000005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свщмч., І нині: свята. Катизми черг., сідальні свята. Пс. 50. Канон свята та свщмч. По 9-ій – світильний свщмч. (2), Сл., І нині: світильний свята. Стиховня свята. По «Отче наш»: тропар свщмч., Сл. І нині: свята. Відпуст середній з помин. свята і свщмч.</w:t>
      </w:r>
    </w:p>
    <w:p w:rsidR="00000000" w:rsidDel="00000000" w:rsidP="00000000" w:rsidRDefault="00000000" w:rsidRPr="00000000" w14:paraId="000005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свщмч. Кондаки: на 1 та 6 – свята; на 3 та 9 – свщмч.</w:t>
      </w:r>
    </w:p>
    <w:p w:rsidR="00000000" w:rsidDel="00000000" w:rsidP="00000000" w:rsidRDefault="00000000" w:rsidRPr="00000000" w14:paraId="000005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Ап. – Рим. 79 зач.; 1, 1-7. 13-17. Єв. – Мт. 10 зач.; 4, 25 – 5, 13. Відпуст з помин. свята і свщмч.</w:t>
      </w:r>
    </w:p>
    <w:p w:rsidR="00000000" w:rsidDel="00000000" w:rsidP="00000000" w:rsidRDefault="00000000" w:rsidRPr="00000000" w14:paraId="000005C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w:t>
      </w:r>
    </w:p>
    <w:p w:rsidR="00000000" w:rsidDel="00000000" w:rsidP="00000000" w:rsidRDefault="00000000" w:rsidRPr="00000000" w14:paraId="000005C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11 🕂 Святих апостолів Вартоломея й Варнави.</w:t>
      </w:r>
    </w:p>
    <w:p w:rsidR="00000000" w:rsidDel="00000000" w:rsidP="00000000" w:rsidRDefault="00000000" w:rsidRPr="00000000" w14:paraId="000005D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3 свята і 5 апп, Сл.: апп., І нині: свята. Прокімен дня і три читання апп.: І Пет, 1, 3-9; І Пет. 1, 13-18; І Пет. 2, 11-24. Стиховня апп., Сл.: апп, І нині: свята. По «Отче наш»: апп., Сл., І нині: свята. Відпуст великий з помин. свята і апп.</w:t>
      </w:r>
    </w:p>
    <w:p w:rsidR="00000000" w:rsidDel="00000000" w:rsidP="00000000" w:rsidRDefault="00000000" w:rsidRPr="00000000" w14:paraId="000005D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апп., І нині: свята. Дві черг. катизми з сідальними апп., Сл., І нині: свята. Полієлей з Величанням, пополієлейний сідальний апп., Сл., І нині: свята. Степенна, глас 4: «Від юності моєї». Прокімен апп. Єв. – Ів. 67 зач.; 21, 15-25. Пс. 50 і стихира апп. Канон апп і свята. По 9-ій пісні – світильний апп., Сл., І нині: свята. Хвалитних стихир 6: 3 свята і 3 апп., Сл.: апп., І нині: свята. По вел славослов’ї – тропар апп., Сл., І нині: свята. Відпуст великий з помин. свята і апп.  </w:t>
      </w:r>
    </w:p>
    <w:p w:rsidR="00000000" w:rsidDel="00000000" w:rsidP="00000000" w:rsidRDefault="00000000" w:rsidRPr="00000000" w14:paraId="000005D2">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5D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свята, Слава: апп. Кондаки: на 1-му і 6-му – свята; на 3-му і 9-му – апп. </w:t>
      </w:r>
    </w:p>
    <w:p w:rsidR="00000000" w:rsidDel="00000000" w:rsidP="00000000" w:rsidRDefault="00000000" w:rsidRPr="00000000" w14:paraId="000005D4">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5D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також і «Прийдіте, поклонімся».  Тропар свята і апп., Сл.: кондак апп., І нині: кондак свята. Прокімен, алилуя і причасний - свята і апп.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80 зач.; 1, 18-27. Єв. – Мт. 12 зач.; 5, 20-26. </w:t>
      </w:r>
      <w:r w:rsidDel="00000000" w:rsidR="00000000" w:rsidRPr="00000000">
        <w:rPr>
          <w:rFonts w:ascii="Times New Roman" w:cs="Times New Roman" w:eastAsia="Times New Roman" w:hAnsi="Times New Roman"/>
          <w:i w:val="1"/>
          <w:color w:val="ff0000"/>
          <w:rtl w:val="0"/>
        </w:rPr>
        <w:t xml:space="preserve">Апп.:</w:t>
      </w:r>
      <w:r w:rsidDel="00000000" w:rsidR="00000000" w:rsidRPr="00000000">
        <w:rPr>
          <w:rFonts w:ascii="Times New Roman" w:cs="Times New Roman" w:eastAsia="Times New Roman" w:hAnsi="Times New Roman"/>
          <w:color w:val="ff0000"/>
          <w:rtl w:val="0"/>
        </w:rPr>
        <w:t xml:space="preserve"> Ап. – Ді. 28 зач.; 11, 19-26. 29-30. Єв. – Лк. 51 зач.; 10, 16-21. Замість «Достойно» – ірмос 9-ї пісні канону свята з його приспівом. Відпуст з помин свята і апп.</w:t>
      </w:r>
    </w:p>
    <w:p w:rsidR="00000000" w:rsidDel="00000000" w:rsidP="00000000" w:rsidRDefault="00000000" w:rsidRPr="00000000" w14:paraId="000005D6">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5D7">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5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 Преподобного отця нашого Онуфрія Великого. Преподобного отця нашого Петра Афонського.</w:t>
      </w:r>
    </w:p>
    <w:p w:rsidR="00000000" w:rsidDel="00000000" w:rsidP="00000000" w:rsidRDefault="00000000" w:rsidRPr="00000000" w14:paraId="000005D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D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прп., Сл., І нині: свята. Прокімен дня. Стиховня свята. По «Отче наш» – тропар прп., Сл., І нині: свята. Відпуст середній з помин. свята і прп. </w:t>
      </w:r>
    </w:p>
    <w:p w:rsidR="00000000" w:rsidDel="00000000" w:rsidP="00000000" w:rsidRDefault="00000000" w:rsidRPr="00000000" w14:paraId="000005D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D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свята. Катизми черг., сідальні свята. Пс. 50. Канон свята і прп. По 9-ій – світильний прп., Сл., І нині: світильний свята. Стиховня свята. По «Отче наш»: тропар прп., Сл. І нині: свята. Відпуст середній з помин. свята і прп. </w:t>
      </w:r>
    </w:p>
    <w:p w:rsidR="00000000" w:rsidDel="00000000" w:rsidP="00000000" w:rsidRDefault="00000000" w:rsidRPr="00000000" w14:paraId="000005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прп. Кондаки: на 1 та 6 – свята; на 3 та 9 – прп. </w:t>
      </w:r>
    </w:p>
    <w:p w:rsidR="00000000" w:rsidDel="00000000" w:rsidP="00000000" w:rsidRDefault="00000000" w:rsidRPr="00000000" w14:paraId="000005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Ап. – Рим. 81 зач.; 1, 28 – 2, 9. Єв. – Мт. 13 зач.; 5, 27-32. Відпуст з помин. свята і прп.</w:t>
      </w:r>
    </w:p>
    <w:p w:rsidR="00000000" w:rsidDel="00000000" w:rsidP="00000000" w:rsidRDefault="00000000" w:rsidRPr="00000000" w14:paraId="000005E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5E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Святої мучениці Акилини. Святого Трифилія, єпископа Левкусії Кипрської. Преподобного отця нашого Антонія Падуанського. </w:t>
      </w:r>
    </w:p>
    <w:p w:rsidR="00000000" w:rsidDel="00000000" w:rsidP="00000000" w:rsidRDefault="00000000" w:rsidRPr="00000000" w14:paraId="000005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мчц., Сл., І нині: свята. Прокімен дня. Стиховня свята. По «Отче наш» – тропар мчц., Сл., І нині: свята. Відпуст середній з помин. свята і мчц. </w:t>
      </w:r>
    </w:p>
    <w:p w:rsidR="00000000" w:rsidDel="00000000" w:rsidP="00000000" w:rsidRDefault="00000000" w:rsidRPr="00000000" w14:paraId="000005E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E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мчц., І нині: свята. Катизми черг., сідальні свята. Пс. 50. Канон свята і мчц. По 9-ій – світильний мчц., Сл., І нині: світильний свята. Стиховня свята. По «Отче наш»: тропар мчц., Сл. І нині: свята. Відпуст середній з помин. свята і мчц. </w:t>
      </w:r>
    </w:p>
    <w:p w:rsidR="00000000" w:rsidDel="00000000" w:rsidP="00000000" w:rsidRDefault="00000000" w:rsidRPr="00000000" w14:paraId="000005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мчц. Кондаки: на 1 та 6 – свята; на 3 та 9 – мчц. </w:t>
      </w:r>
    </w:p>
    <w:p w:rsidR="00000000" w:rsidDel="00000000" w:rsidP="00000000" w:rsidRDefault="00000000" w:rsidRPr="00000000" w14:paraId="000005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Ап. – Рим. 82 зач.; 2, 14-29. Єв. – Мт. 14 зач.; 5, 33-41. Відпуст з помин. свята і мчц.</w:t>
      </w:r>
    </w:p>
    <w:p w:rsidR="00000000" w:rsidDel="00000000" w:rsidP="00000000" w:rsidRDefault="00000000" w:rsidRPr="00000000" w14:paraId="000005E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5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5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Віддання свята П’ятдесятниці.</w:t>
      </w:r>
    </w:p>
    <w:p w:rsidR="00000000" w:rsidDel="00000000" w:rsidP="00000000" w:rsidRDefault="00000000" w:rsidRPr="00000000" w14:paraId="000005F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пророка Єлисея. Святого отця нашого Методія, патріарха Царгородського. </w:t>
      </w:r>
    </w:p>
    <w:p w:rsidR="00000000" w:rsidDel="00000000" w:rsidP="00000000" w:rsidRDefault="00000000" w:rsidRPr="00000000" w14:paraId="000005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свята, Сл., І нині: свята. Прокімен дня. Стиховня свята. По «Отче наш»: тропар свята (1).</w:t>
      </w:r>
    </w:p>
    <w:p w:rsidR="00000000" w:rsidDel="00000000" w:rsidP="00000000" w:rsidRDefault="00000000" w:rsidRPr="00000000" w14:paraId="000005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свята. Катизми черг., сідальні свята. Пс. 50. Канон свята. По 3-ій – сідальний свята. По 6-ій – конд.-ікос свята. По 9-ій – світильний свята. На Хвалитних - стихири свята. Після Великого славослов’я тропар свята (1). Відпуст великий з помин. свята.</w:t>
      </w:r>
    </w:p>
    <w:p w:rsidR="00000000" w:rsidDel="00000000" w:rsidP="00000000" w:rsidRDefault="00000000" w:rsidRPr="00000000" w14:paraId="000005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p>
    <w:p w:rsidR="00000000" w:rsidDel="00000000" w:rsidP="00000000" w:rsidRDefault="00000000" w:rsidRPr="00000000" w14:paraId="000005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 свята; Прокімен, алилуя і причасний свята. Ап. – Рим. 79 зач.; 1, 7-12. Єв. – Мт. 15 зач.; 5, 42-48. Замість «Достойно» – ірмос 9-ї пісні канону свята з його приспівом. Відпуст з помин свята і св.</w:t>
      </w:r>
    </w:p>
    <w:p w:rsidR="00000000" w:rsidDel="00000000" w:rsidP="00000000" w:rsidRDefault="00000000" w:rsidRPr="00000000" w14:paraId="000005F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5FA">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15 </w:t>
      </w:r>
      <w:r w:rsidDel="00000000" w:rsidR="00000000" w:rsidRPr="00000000">
        <w:rPr>
          <w:rFonts w:ascii="Times New Roman" w:cs="Times New Roman" w:eastAsia="Times New Roman" w:hAnsi="Times New Roman"/>
          <w:i w:val="1"/>
          <w:color w:val="ff0000"/>
          <w:rtl w:val="0"/>
        </w:rPr>
        <w:t xml:space="preserve">Неділя 1-ша по Зісланні Святого Духа. Всіх святих. Глас 8. Єв. 1.</w:t>
      </w:r>
    </w:p>
    <w:p w:rsidR="00000000" w:rsidDel="00000000" w:rsidP="00000000" w:rsidRDefault="00000000" w:rsidRPr="00000000" w14:paraId="000005F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пророка Амоса. Преподобного Єроніма, пресвітера Стридонського.</w:t>
      </w:r>
    </w:p>
    <w:p w:rsidR="00000000" w:rsidDel="00000000" w:rsidP="00000000" w:rsidRDefault="00000000" w:rsidRPr="00000000" w14:paraId="000005F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4 воскрес. і 6 Всіх святих, Сл.: Всіх святих, І нині: догмат 8-го гласу. Прокімен дня. Читання три: Ісаї 43, 9-14, Мудрості 3, 1-9, Мудрості 5, 15-23; 6, 1-3. Стиховня воскресна, Сл.: Всіх святих, І нині: богород. за гласом “Слава”. По “Отче наш” – тропар вокрес., Сл.: тропар Всіх святих, І нині: богород. за гласом Слава. Відпуст великий недільний.</w:t>
      </w:r>
    </w:p>
    <w:p w:rsidR="00000000" w:rsidDel="00000000" w:rsidP="00000000" w:rsidRDefault="00000000" w:rsidRPr="00000000" w14:paraId="000005F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тропар Всіх святих, І нині: богород. за гласом «Слава». Катизми дві черг. з сідальними неділ. ”Ангельський собор”, іпакой, степенна, прокімен 8-го гласу. Єв. Мт. зач. 116; 28, 16-20. “Воскресіння Христове”, Пс. 50. Канон воскресний та Всіх святих. Катавасія “Відкрию уста мої”. По 3-ій – сідальний Всіх святих, Сл., І нині: його богород. По 6-ій – конд.-ікос Всіх святих. Співаємо “Чеснішу”. По 9-ій – «Свят Господь Бог наш» (3), світильний воскрес., Сл.: Всіх святих, І нині: богород. Хвалитні: 8 стихир – 5 – воскрес. і 3 – Всіх святих, Сл.: стихира євангел., І нині: “Преблагословенна”. По вел. славослов’ї – тропар “Воскресши із гробу”. Відпуст великий.</w:t>
      </w:r>
    </w:p>
    <w:p w:rsidR="00000000" w:rsidDel="00000000" w:rsidP="00000000" w:rsidRDefault="00000000" w:rsidRPr="00000000" w14:paraId="000005F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 Сл.: Всіх святих. Кондак на всіх часх – Всіх святих.</w:t>
      </w:r>
    </w:p>
    <w:p w:rsidR="00000000" w:rsidDel="00000000" w:rsidP="00000000" w:rsidRDefault="00000000" w:rsidRPr="00000000" w14:paraId="000005F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Всіх святих, Сл., І нині: Всіх святих. Прокімен, алилуя – воскресний і Всіх Святих. Ап. Євр. зач. 330; 11, 33-12, 2; Єв. Мт. зач. 38;  10, 32-33. 37-38; 19, 27-30. Причасний “Хваліте” та "Радуйтеся праведні".</w:t>
      </w:r>
    </w:p>
    <w:p w:rsidR="00000000" w:rsidDel="00000000" w:rsidP="00000000" w:rsidRDefault="00000000" w:rsidRPr="00000000" w14:paraId="000006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6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Тиждень 2-ий по Зісланні Святого Духа.</w:t>
      </w:r>
    </w:p>
    <w:p w:rsidR="00000000" w:rsidDel="00000000" w:rsidP="00000000" w:rsidRDefault="00000000" w:rsidRPr="00000000" w14:paraId="000006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отця нашого і чудотворця Тихона Аматунтського.</w:t>
      </w:r>
    </w:p>
    <w:p w:rsidR="00000000" w:rsidDel="00000000" w:rsidP="00000000" w:rsidRDefault="00000000" w:rsidRPr="00000000" w14:paraId="00000604">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0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св., Сл., І нині: богород. Прокімен дня. Стиховня Октоїха. По «Отче наш»: тропар св., Сл., І нині: богород. відпустовий за гласом тропаря св. і за днем тижня. Відпуст середній з помин. св.</w:t>
      </w:r>
    </w:p>
    <w:p w:rsidR="00000000" w:rsidDel="00000000" w:rsidP="00000000" w:rsidRDefault="00000000" w:rsidRPr="00000000" w14:paraId="000006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 (2), Сл., І нині: богород. відпустовий за гласом тропаря св. Катизми черг., сідальні Октоїха. Пс. 50. Канон Октоїха і св. На 9-ій пісні – «Чеснішу від херувимів». По 9-ій – світильний Октоїха, Сл.: світильний св., І нині: його богород. Стиховня Октоїха. По «Отче наш»: тропар св., Сл., І нині: богород. за гласом тропаря св. і за днем тижня. Відпуст середній з помин. св. </w:t>
      </w:r>
    </w:p>
    <w:p w:rsidR="00000000" w:rsidDel="00000000" w:rsidP="00000000" w:rsidRDefault="00000000" w:rsidRPr="00000000" w14:paraId="0000060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0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  </w:t>
      </w:r>
    </w:p>
    <w:p w:rsidR="00000000" w:rsidDel="00000000" w:rsidP="00000000" w:rsidRDefault="00000000" w:rsidRPr="00000000" w14:paraId="0000060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0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83 зач.; 2, 28 – 3, 18. Єв. – Мт. 19 зач.; 6, 31-34; 7, 9-11.</w:t>
      </w:r>
    </w:p>
    <w:p w:rsidR="00000000" w:rsidDel="00000000" w:rsidP="00000000" w:rsidRDefault="00000000" w:rsidRPr="00000000" w14:paraId="0000060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60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6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Святих мучеників Мануїла, Савела й Ісмаїла. Преподобного отця нашого Іпатія, ігумена Руфеніанського.</w:t>
      </w:r>
    </w:p>
    <w:p w:rsidR="00000000" w:rsidDel="00000000" w:rsidP="00000000" w:rsidRDefault="00000000" w:rsidRPr="00000000" w14:paraId="0000061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1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6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6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61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1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86 зач.; 4, 4-12. Єв. – Мт. 22 зач.; 7, 15-21.</w:t>
      </w:r>
    </w:p>
    <w:p w:rsidR="00000000" w:rsidDel="00000000" w:rsidP="00000000" w:rsidRDefault="00000000" w:rsidRPr="00000000" w14:paraId="0000061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9">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61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мученика Леонтія. </w:t>
      </w:r>
    </w:p>
    <w:p w:rsidR="00000000" w:rsidDel="00000000" w:rsidP="00000000" w:rsidRDefault="00000000" w:rsidRPr="00000000" w14:paraId="000006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мч.,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61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1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61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2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62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2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87 зач.; 4, 13-25. Єв. – Мт. 23 зач.; 7, 21-23.</w:t>
      </w:r>
    </w:p>
    <w:p w:rsidR="00000000" w:rsidDel="00000000" w:rsidP="00000000" w:rsidRDefault="00000000" w:rsidRPr="00000000" w14:paraId="0000062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2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62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19 </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b w:val="1"/>
          <w:color w:val="ff0000"/>
          <w:rtl w:val="0"/>
        </w:rPr>
        <w:t xml:space="preserve">Торжественне поклоніння пречистим Тайнам Тіла і Крови Господа нашого Ісуса Христа.</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27">
      <w:pPr>
        <w:spacing w:before="240" w:lineRule="auto"/>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rtl w:val="0"/>
        </w:rPr>
        <w:t xml:space="preserve">🕂 Святого апостола Юди, брата Господнього.</w:t>
      </w:r>
      <w:r w:rsidDel="00000000" w:rsidR="00000000" w:rsidRPr="00000000">
        <w:rPr>
          <w:rtl w:val="0"/>
        </w:rPr>
      </w:r>
    </w:p>
    <w:p w:rsidR="00000000" w:rsidDel="00000000" w:rsidP="00000000" w:rsidRDefault="00000000" w:rsidRPr="00000000" w14:paraId="00000628">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6 свята і 4 апостола, Слава: апостола, І нині: свята. Прокімен дня, 3 читання свята і 3 – апостола: Вих. 16, 1-3, 11-15, І Цар. 17, 2-16, І Сам. 21, 2-7 і Юди. 1, 1-10, Юди 1, 11-16, Юди, 1, 17-25. На литії: стихири свята й апостола, Слава: апостола, І нині: свята. Стиховня свята, тільки наславник апостола. На благословенні хлібів: тропар свята (2) і апостола (1).</w:t>
      </w:r>
    </w:p>
    <w:p w:rsidR="00000000" w:rsidDel="00000000" w:rsidP="00000000" w:rsidRDefault="00000000" w:rsidRPr="00000000" w14:paraId="00000629">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на „Бог Господь”: тропар свята (2), Слава: апостола, І нині: свята. Все інше до канону – тільки свята. Єв. – Ів. 23 зач.; 6, 55-58. Канон свята і ап. Катавасія чергова: «Відкрию уста мої». По 3-ій пісні – кондак-ікос і сідальний апостола, Слава, і нині: свята; по 6-ій – кондак-ікос свята; на 9-ій „Чеснішу” не співаємо, а співаємо приспів свята; до тропарів – апостола „Святий апостоле Юдо, моли Бога за нас”; по 9-ій – світильний свята, Слава: апостола, І нині: свята. Хвалитних стихир – 6: 3 свята і 3 апостола, Слава: апостола, І нині: свята. По великому славослов’ї – тропар апостола, Слава, і нині: свята.</w:t>
      </w:r>
    </w:p>
    <w:p w:rsidR="00000000" w:rsidDel="00000000" w:rsidP="00000000" w:rsidRDefault="00000000" w:rsidRPr="00000000" w14:paraId="0000062A">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свята, Слава: ап. Кондак: на 1-му і 6-му – свята, на 3-му і 9-му – ап.</w:t>
      </w:r>
    </w:p>
    <w:p w:rsidR="00000000" w:rsidDel="00000000" w:rsidP="00000000" w:rsidRDefault="00000000" w:rsidRPr="00000000" w14:paraId="0000062B">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свята. Тропар свята й апостола, Слава: кондак апостола, І нині: свята. Все інше – спочатку свята, відтак – апостола. </w:t>
      </w:r>
      <w:r w:rsidDel="00000000" w:rsidR="00000000" w:rsidRPr="00000000">
        <w:rPr>
          <w:rFonts w:ascii="Times New Roman" w:cs="Times New Roman" w:eastAsia="Times New Roman" w:hAnsi="Times New Roman"/>
          <w:i w:val="1"/>
          <w:color w:val="ff0000"/>
          <w:rtl w:val="0"/>
        </w:rPr>
        <w:t xml:space="preserve">Свята:</w:t>
      </w:r>
      <w:r w:rsidDel="00000000" w:rsidR="00000000" w:rsidRPr="00000000">
        <w:rPr>
          <w:rFonts w:ascii="Times New Roman" w:cs="Times New Roman" w:eastAsia="Times New Roman" w:hAnsi="Times New Roman"/>
          <w:color w:val="ff0000"/>
          <w:rtl w:val="0"/>
        </w:rPr>
        <w:t xml:space="preserve"> Ап. – 1 Кор. 149 зач.; 11, 23-32. Єв. – Ів. 23 зач.; 6, 48-54.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Рим. 99 зач.; 8, 28-39. Єв. – Мт. 10 зач.; 5, 1-16.</w:t>
        <w:br w:type="textWrapping"/>
      </w:r>
    </w:p>
    <w:p w:rsidR="00000000" w:rsidDel="00000000" w:rsidP="00000000" w:rsidRDefault="00000000" w:rsidRPr="00000000" w14:paraId="0000062C">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6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Святого священномученика Методія, єпископа Патарського. </w:t>
      </w:r>
    </w:p>
    <w:p w:rsidR="00000000" w:rsidDel="00000000" w:rsidP="00000000" w:rsidRDefault="00000000" w:rsidRPr="00000000" w14:paraId="000006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63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3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63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3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63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3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90 зач.; 5, 17 – 6, 2. Єв. – Мт. 31 зач.; 9, 14-17.</w:t>
      </w:r>
    </w:p>
    <w:p w:rsidR="00000000" w:rsidDel="00000000" w:rsidP="00000000" w:rsidRDefault="00000000" w:rsidRPr="00000000" w14:paraId="0000063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63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Святого мученика Юліана Тарсійського. </w:t>
      </w:r>
    </w:p>
    <w:p w:rsidR="00000000" w:rsidDel="00000000" w:rsidP="00000000" w:rsidRDefault="00000000" w:rsidRPr="00000000" w14:paraId="000006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 і 3 Октоїха, Сл., І нині: богородичний-догмат 8-го гласу. Прокімен дня. Стиховня Октоїха. По «Отче наш»: тропар мч., Сл., І нині: богородичний воскресний за гласом тропаря мч. Відпуст великий з помин. цілого тижня і мч. </w:t>
      </w:r>
    </w:p>
    <w:p w:rsidR="00000000" w:rsidDel="00000000" w:rsidP="00000000" w:rsidRDefault="00000000" w:rsidRPr="00000000" w14:paraId="000006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 (2), Сл., І нині: богородичний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святого, то канон мч., храмового святого та Октоїха. По 9-ій пісні – світильний Октоїха, Сл.: мч., І нині: його богородичний. Стиховня Октоїха. По «Отче наш»: тропар мч., Сл., І нині: богородичний відпустовий за гласом тропаря мч. і за днем тижня. Відпуст великий з поминанням усього тижня і мч. </w:t>
      </w:r>
    </w:p>
    <w:p w:rsidR="00000000" w:rsidDel="00000000" w:rsidP="00000000" w:rsidRDefault="00000000" w:rsidRPr="00000000" w14:paraId="0000063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3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 </w:t>
      </w:r>
    </w:p>
    <w:p w:rsidR="00000000" w:rsidDel="00000000" w:rsidP="00000000" w:rsidRDefault="00000000" w:rsidRPr="00000000" w14:paraId="0000064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4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84 зач.; 3, 19-26. Єв. – Мт. 20 зач.; 7, 1-8.</w:t>
      </w:r>
    </w:p>
    <w:p w:rsidR="00000000" w:rsidDel="00000000" w:rsidP="00000000" w:rsidRDefault="00000000" w:rsidRPr="00000000" w14:paraId="000006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64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644">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22 </w:t>
      </w:r>
      <w:r w:rsidDel="00000000" w:rsidR="00000000" w:rsidRPr="00000000">
        <w:rPr>
          <w:rFonts w:ascii="Times New Roman" w:cs="Times New Roman" w:eastAsia="Times New Roman" w:hAnsi="Times New Roman"/>
          <w:i w:val="1"/>
          <w:color w:val="ff0000"/>
          <w:rtl w:val="0"/>
        </w:rPr>
        <w:t xml:space="preserve">Неділя 2-га по Зісланні Святого Духа. Всіх святих українського народу. Глас 1. Єв. 2.</w:t>
      </w:r>
    </w:p>
    <w:p w:rsidR="00000000" w:rsidDel="00000000" w:rsidP="00000000" w:rsidRDefault="00000000" w:rsidRPr="00000000" w14:paraId="0000064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Євсевія, єпископа Самосатського.</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4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“Господи, взиваю” 10 стихир: 7 воскрес. і 3 Всіх святих українського народу </w:t>
      </w:r>
      <w:r w:rsidDel="00000000" w:rsidR="00000000" w:rsidRPr="00000000">
        <w:rPr>
          <w:rFonts w:ascii="Times New Roman" w:cs="Times New Roman" w:eastAsia="Times New Roman" w:hAnsi="Times New Roman"/>
          <w:i w:val="1"/>
          <w:color w:val="ff0000"/>
          <w:rtl w:val="0"/>
        </w:rPr>
        <w:t xml:space="preserve">(далі - свята)</w:t>
      </w:r>
      <w:r w:rsidDel="00000000" w:rsidR="00000000" w:rsidRPr="00000000">
        <w:rPr>
          <w:rFonts w:ascii="Times New Roman" w:cs="Times New Roman" w:eastAsia="Times New Roman" w:hAnsi="Times New Roman"/>
          <w:color w:val="ff0000"/>
          <w:rtl w:val="0"/>
        </w:rPr>
        <w:t xml:space="preserve">, Сл.: свята, І нині: догмат 1-го гласу. Прокімен дня. Три читання свята: Сир. 34, 13-17, Муд. 3, 1-9, Сир. 1, 11-21. Литія свята. Стиховня воскресна, Сл.: свята, І нині: богород. з воскрес. стиховні за гласом “Слава”. По благословенні хлібів: Богородице Діво (2) і тропар свята. </w:t>
      </w:r>
    </w:p>
    <w:p w:rsidR="00000000" w:rsidDel="00000000" w:rsidP="00000000" w:rsidRDefault="00000000" w:rsidRPr="00000000" w14:paraId="0000064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Сл.: свята., І нині: богород. з неділ. за гласом тропаря свята. Катизми черг., сідал. воскресні, “Ангельський  собор”, мала єктенія та іпакой 1-го гласу. Степенна та прокімен 1-го гласу. </w:t>
      </w:r>
      <w:r w:rsidDel="00000000" w:rsidR="00000000" w:rsidRPr="00000000">
        <w:rPr>
          <w:rFonts w:ascii="Times New Roman" w:cs="Times New Roman" w:eastAsia="Times New Roman" w:hAnsi="Times New Roman"/>
          <w:color w:val="ff0000"/>
          <w:rtl w:val="0"/>
        </w:rPr>
        <w:t xml:space="preserve">Єв. – Мр. 70 зач.; 16, 1-8.</w:t>
      </w:r>
      <w:r w:rsidDel="00000000" w:rsidR="00000000" w:rsidRPr="00000000">
        <w:rPr>
          <w:rFonts w:ascii="Times New Roman" w:cs="Times New Roman" w:eastAsia="Times New Roman" w:hAnsi="Times New Roman"/>
          <w:color w:val="ff0000"/>
          <w:rtl w:val="0"/>
        </w:rPr>
        <w:t xml:space="preserve"> “Воскресіння Христове”. Пс. 50. Стихира неділ. Канон воскрес., хрестовоскрес., богород. і свята. Катавасія “Відкрию уста”. По 3-ій – свята, Сл., І нині: богород. По 6-ій – конд.-ікос свята. На 9-ій – “Чеснішу від херувимів”. По 9-ій – «Свят Господь Бог наш» (3), світил. неділ., Сл.: світил. свята., І нині: його богород. Хвалитних стихир 8: 4 воскресні і 4 свята, Сл.: стихира євангельська, І нині: “Преблагословенна”. По вел. славослов’ї тропар “Сьогодні спасіння світу”. Відпуст великий з помин. служби неділ. і свята. </w:t>
      </w:r>
    </w:p>
    <w:p w:rsidR="00000000" w:rsidDel="00000000" w:rsidP="00000000" w:rsidRDefault="00000000" w:rsidRPr="00000000" w14:paraId="0000064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воскресний, Сл.: свята. Кондаки: свята. </w:t>
      </w:r>
    </w:p>
    <w:p w:rsidR="00000000" w:rsidDel="00000000" w:rsidP="00000000" w:rsidRDefault="00000000" w:rsidRPr="00000000" w14:paraId="0000064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і свята, Сл.: кондак воскресний, І нині: конд. свята.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Рим. 81 зач.; 2, 10-16. Єв. – Мт. 9 зач.; 4, 18-23.</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Свв.: </w:t>
      </w:r>
      <w:r w:rsidDel="00000000" w:rsidR="00000000" w:rsidRPr="00000000">
        <w:rPr>
          <w:rFonts w:ascii="Times New Roman" w:cs="Times New Roman" w:eastAsia="Times New Roman" w:hAnsi="Times New Roman"/>
          <w:color w:val="ff0000"/>
          <w:rtl w:val="0"/>
        </w:rPr>
        <w:t xml:space="preserve">Ап. – Рим. 99 зач.; 8, 28-39. Єв. – Мт. 10 зач.; 5, 1-16.</w:t>
      </w:r>
    </w:p>
    <w:p w:rsidR="00000000" w:rsidDel="00000000" w:rsidP="00000000" w:rsidRDefault="00000000" w:rsidRPr="00000000" w14:paraId="0000064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6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Тиждень 3-ій по Зісланні Святого Духа.</w:t>
      </w:r>
    </w:p>
    <w:p w:rsidR="00000000" w:rsidDel="00000000" w:rsidP="00000000" w:rsidRDefault="00000000" w:rsidRPr="00000000" w14:paraId="000006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мучениці Агрипіни. </w:t>
      </w:r>
    </w:p>
    <w:p w:rsidR="00000000" w:rsidDel="00000000" w:rsidP="00000000" w:rsidRDefault="00000000" w:rsidRPr="00000000" w14:paraId="000006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мчц., Сл., І нині: богород. Прокімен дня. Стиховня Октоїха. По «Отче наш»: тропар мчц., Сл., І нині: богород. відпустовий за гласом тропаря мчц. і за днем тижня. Відпуст середній з помин. мчц. </w:t>
      </w:r>
    </w:p>
    <w:p w:rsidR="00000000" w:rsidDel="00000000" w:rsidP="00000000" w:rsidRDefault="00000000" w:rsidRPr="00000000" w14:paraId="0000065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5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мчц.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мчц. Катизми черг., сідальні Октоїха. Пс. 50. Канон Октоїха і мчц. На 9-ій пісні – «Чеснішу від херувимів». По 9-ій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Відпуст середній з помин. мчц. </w:t>
      </w:r>
    </w:p>
    <w:p w:rsidR="00000000" w:rsidDel="00000000" w:rsidP="00000000" w:rsidRDefault="00000000" w:rsidRPr="00000000" w14:paraId="0000065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5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мчц. </w:t>
      </w:r>
    </w:p>
    <w:p w:rsidR="00000000" w:rsidDel="00000000" w:rsidP="00000000" w:rsidRDefault="00000000" w:rsidRPr="00000000" w14:paraId="0000065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94 зач.; 7, 1-13. Єв. – Мт. 34 зач.; 9, 36 – 10, 8.</w:t>
      </w:r>
    </w:p>
    <w:p w:rsidR="00000000" w:rsidDel="00000000" w:rsidP="00000000" w:rsidRDefault="00000000" w:rsidRPr="00000000" w14:paraId="00000656">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5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w:t>
      </w:r>
    </w:p>
    <w:p w:rsidR="00000000" w:rsidDel="00000000" w:rsidP="00000000" w:rsidRDefault="00000000" w:rsidRPr="00000000" w14:paraId="00000659">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24 🕀 Різдво чесного і славного пророка, предтечі і хрестителя Господнього Івана. </w:t>
      </w:r>
    </w:p>
    <w:p w:rsidR="00000000" w:rsidDel="00000000" w:rsidP="00000000" w:rsidRDefault="00000000" w:rsidRPr="00000000" w14:paraId="0000065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8 стихир Предтечі, Слава: Предтечі, І нині: Предтечі. Прокімен дня і три читання прор.: Бт. 17:15-19; 18:11-14; 21:1-8. Суд. 13:2-19. Іс. 40:1-3.9; 41:17-18; 45:8; 48:20-21. Стихири на литії – Предтечі. Стиховня Предтечі зі своїми приспівами. На благословенні хлібів: тропар Предтечі (двічі) і «Богородице Діво» (1 раз). Відпуст великий з поминанням тільки служби Предтечі.</w:t>
      </w:r>
    </w:p>
    <w:p w:rsidR="00000000" w:rsidDel="00000000" w:rsidP="00000000" w:rsidRDefault="00000000" w:rsidRPr="00000000" w14:paraId="0000065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Предтечі (2), Слава, І нині: богородичний воскресний за гласом тропаря Предтечі. Катизми чергові, сідальними Предтечі., також полієлей з величаннями і пополієлейний сідальний Предтечі. Степенна 4-го гласу, перший антифон. Прокімен, Єв. Лк. 3 зач.; 1:24-25.57-68.76.80. Пс. 50, і стихира прор. Канонів два – Предтечі. По 3-ій пісні – сідальний Предтечі. По 6-ій – кондак-ікос прор По 9-ій – світильний Предтечі. Хвалитні стихири Предтечі. – 4, Слава, І нині: богородичний. По великому славослов’ї з трисвятим – тропар Предтечі., Слава, І нині: богородичний воскресний за гласом тропаря Предтечі. Відпуст великий з поминанням тільки служби Предтечі.</w:t>
      </w:r>
    </w:p>
    <w:p w:rsidR="00000000" w:rsidDel="00000000" w:rsidP="00000000" w:rsidRDefault="00000000" w:rsidRPr="00000000" w14:paraId="0000065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Предтечі.</w:t>
      </w:r>
    </w:p>
    <w:p w:rsidR="00000000" w:rsidDel="00000000" w:rsidP="00000000" w:rsidRDefault="00000000" w:rsidRPr="00000000" w14:paraId="0000065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все інше – тільки Предтечі. </w:t>
      </w:r>
      <w:r w:rsidDel="00000000" w:rsidR="00000000" w:rsidRPr="00000000">
        <w:rPr>
          <w:rFonts w:ascii="Times New Roman" w:cs="Times New Roman" w:eastAsia="Times New Roman" w:hAnsi="Times New Roman"/>
          <w:i w:val="1"/>
          <w:color w:val="ff0000"/>
          <w:rtl w:val="0"/>
        </w:rPr>
        <w:t xml:space="preserve">Предтечі:</w:t>
      </w:r>
      <w:r w:rsidDel="00000000" w:rsidR="00000000" w:rsidRPr="00000000">
        <w:rPr>
          <w:rFonts w:ascii="Times New Roman" w:cs="Times New Roman" w:eastAsia="Times New Roman" w:hAnsi="Times New Roman"/>
          <w:color w:val="ff0000"/>
          <w:rtl w:val="0"/>
        </w:rPr>
        <w:t xml:space="preserve"> Ап. – Рим. 112 зач.; 13, 11 – 14, 4. Єв. – Лк. 1 зач.; 1, 1-25; 57-68; 76; 80. Замість «Достойно» – ірмос 9-ї пісні канону утрені з приспівом.</w:t>
      </w:r>
    </w:p>
    <w:p w:rsidR="00000000" w:rsidDel="00000000" w:rsidP="00000000" w:rsidRDefault="00000000" w:rsidRPr="00000000" w14:paraId="0000065E">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5F">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6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Святої преподобномучениці Февронії.</w:t>
      </w:r>
    </w:p>
    <w:p w:rsidR="00000000" w:rsidDel="00000000" w:rsidP="00000000" w:rsidRDefault="00000000" w:rsidRPr="00000000" w14:paraId="000006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Предтечі </w:t>
      </w:r>
      <w:r w:rsidDel="00000000" w:rsidR="00000000" w:rsidRPr="00000000">
        <w:rPr>
          <w:rFonts w:ascii="Times New Roman" w:cs="Times New Roman" w:eastAsia="Times New Roman" w:hAnsi="Times New Roman"/>
          <w:i w:val="1"/>
          <w:rtl w:val="0"/>
        </w:rPr>
        <w:t xml:space="preserve">(зі самого свята)</w:t>
      </w:r>
      <w:r w:rsidDel="00000000" w:rsidR="00000000" w:rsidRPr="00000000">
        <w:rPr>
          <w:rFonts w:ascii="Times New Roman" w:cs="Times New Roman" w:eastAsia="Times New Roman" w:hAnsi="Times New Roman"/>
          <w:rtl w:val="0"/>
        </w:rPr>
        <w:t xml:space="preserve">; 3 прпмчц., Сл., І стихира, глас 8: «Погляньмо на Єлисавету, яка до Марії промовляє»[1]. Прокімен дня. Стиховня Октоїха, Сл., І нині: стихира, глас 6: «Єлисавета зачала Предтечу благодаті»[2].  По «Отче наш»: тропар Предт., Сл. прпмчц., І нині: богород. воскресний за гласом тропаря прпмчц. Відпуст середній з поминанням прпмчц.</w:t>
      </w:r>
    </w:p>
    <w:p w:rsidR="00000000" w:rsidDel="00000000" w:rsidP="00000000" w:rsidRDefault="00000000" w:rsidRPr="00000000" w14:paraId="000006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Предтечі, (2), Сл. прпмчц., І нині: богород. воскресний за гласом тропаря прпмчц. Катизми чергові, сідальні Октоїха. Канон Октоїха, Предтечі та прпмчц. По 3-ій пісні – кондак прпмчц., сідальний Предтечі і сідальний прпмчц. з богород. По 6-ій – кондак-ікос Предтечі. По 9-ій – світильний Октоїха, Сл.: світил. Предтечі, І нині: богородичний. Стиховня Октоїха. По «Отче наш»: тропар Предтечі, Сл.: прпмчц., І нині: богород. відпустовий за гласом «Слава» і за днем тижня.</w:t>
      </w:r>
    </w:p>
    <w:p w:rsidR="00000000" w:rsidDel="00000000" w:rsidP="00000000" w:rsidRDefault="00000000" w:rsidRPr="00000000" w14:paraId="000006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 тропар Предтечі, на 3-му і 9-му – Слава: прпмчц.; кондаки: на 1-му і 6-му – Предтечі, на 3-му і 9-му – прпмчц.</w:t>
      </w:r>
    </w:p>
    <w:p w:rsidR="00000000" w:rsidDel="00000000" w:rsidP="00000000" w:rsidRDefault="00000000" w:rsidRPr="00000000" w14:paraId="000006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Предтечі, Сл.: кондак Предтечі, І нині: богород. Все інше – дня. Ап. – Рим. 96 зач.; 8, 2-13. Єв. – Мт. 36 зач.; 10, 16-22.</w:t>
      </w:r>
    </w:p>
    <w:p w:rsidR="00000000" w:rsidDel="00000000" w:rsidP="00000000" w:rsidRDefault="00000000" w:rsidRPr="00000000" w14:paraId="0000066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8">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Наславник стиховні свята. Молитвослов, с. 915</w:t>
      </w:r>
    </w:p>
    <w:p w:rsidR="00000000" w:rsidDel="00000000" w:rsidP="00000000" w:rsidRDefault="00000000" w:rsidRPr="00000000" w14:paraId="000006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Наславник ряду стихир свята на "Господи взиваю". Молитвослов, с. 912</w:t>
      </w:r>
    </w:p>
    <w:p w:rsidR="00000000" w:rsidDel="00000000" w:rsidP="00000000" w:rsidRDefault="00000000" w:rsidRPr="00000000" w14:paraId="0000066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6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Преподобного отця нашого Давида, що в Солуні. Блаженного священномученика Андрія Іщака, пресвітера. Блаженних священномученика Миколи Конрада, пресвітера, і мученика Володимира Прийми, співця.  </w:t>
      </w:r>
    </w:p>
    <w:p w:rsidR="00000000" w:rsidDel="00000000" w:rsidP="00000000" w:rsidRDefault="00000000" w:rsidRPr="00000000" w14:paraId="0000066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67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7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67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7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674">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7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98 зач.; 8, 22-27. Єв. – Мт. 37 зач.; 10, 23-31.</w:t>
      </w:r>
    </w:p>
    <w:p w:rsidR="00000000" w:rsidDel="00000000" w:rsidP="00000000" w:rsidRDefault="00000000" w:rsidRPr="00000000" w14:paraId="000006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t xml:space="preserve"> </w:t>
      </w:r>
    </w:p>
    <w:p w:rsidR="00000000" w:rsidDel="00000000" w:rsidP="00000000" w:rsidRDefault="00000000" w:rsidRPr="00000000" w14:paraId="0000067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678">
      <w:pPr>
        <w:spacing w:before="240" w:lineRule="auto"/>
        <w:rPr>
          <w:rFonts w:ascii="Times New Roman" w:cs="Times New Roman" w:eastAsia="Times New Roman" w:hAnsi="Times New Roman"/>
          <w:b w:val="1"/>
          <w:color w:val="ff0000"/>
        </w:rPr>
      </w:pPr>
      <w:bookmarkStart w:colFirst="0" w:colLast="0" w:name="_heading=h.3rdcrjn" w:id="8"/>
      <w:bookmarkEnd w:id="8"/>
      <w:r w:rsidDel="00000000" w:rsidR="00000000" w:rsidRPr="00000000">
        <w:rPr>
          <w:rFonts w:ascii="Times New Roman" w:cs="Times New Roman" w:eastAsia="Times New Roman" w:hAnsi="Times New Roman"/>
          <w:color w:val="ff0000"/>
          <w:rtl w:val="0"/>
        </w:rPr>
        <w:t xml:space="preserve">27 </w:t>
      </w:r>
      <w:r w:rsidDel="00000000" w:rsidR="00000000" w:rsidRPr="00000000">
        <w:rPr>
          <w:rFonts w:ascii="Times New Roman" w:cs="Times New Roman" w:eastAsia="Times New Roman" w:hAnsi="Times New Roman"/>
          <w:b w:val="1"/>
          <w:color w:val="ff0000"/>
          <w:rtl w:val="0"/>
        </w:rPr>
        <w:t xml:space="preserve">🕀 Празник Найсолодшого Господа Бога і Спаса нашого Ісуса Христа.</w:t>
      </w:r>
    </w:p>
    <w:p w:rsidR="00000000" w:rsidDel="00000000" w:rsidP="00000000" w:rsidRDefault="00000000" w:rsidRPr="00000000" w14:paraId="0000067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Блаженного священномученика Миколая Чарнецького і двадцяти чотирьох співмучеників; блаженного священномученика Омеляна Ковча.</w:t>
      </w:r>
    </w:p>
    <w:p w:rsidR="00000000" w:rsidDel="00000000" w:rsidP="00000000" w:rsidRDefault="00000000" w:rsidRPr="00000000" w14:paraId="0000067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Сампсона, приятеля подорожніх й убогих. </w:t>
      </w:r>
    </w:p>
    <w:p w:rsidR="00000000" w:rsidDel="00000000" w:rsidP="00000000" w:rsidRDefault="00000000" w:rsidRPr="00000000" w14:paraId="0000067B">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6 свята і 4 блаженних мчч., Слава: мчч., І нині: свята. Прокімен дня, 3 читання свята і 3 – мчч.: 1 Йо. 4:9-16. Іс. 12:1-6. Іс. 49:8-10 і Іс. 43, 9-14; Муд. 3, 1-9; Муд. 5, 15-23; 6, 1-3. На литії: стихири свята й мчч., Слава: мчч., І нині: свята. Стиховня свята, тільки наславник мчч. На благословенні хлібів: тропар свята (2) і мчч. (1).</w:t>
      </w:r>
    </w:p>
    <w:p w:rsidR="00000000" w:rsidDel="00000000" w:rsidP="00000000" w:rsidRDefault="00000000" w:rsidRPr="00000000" w14:paraId="0000067C">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на „Бог Господь”: тропар свята (2), Слава: мчч., І нині: свята. Все інше до канону – тільки свята. Єв. – Йо. 36 зач.; 10:9-16. Канон свята і мчч. Катавасія чергова: «Відкрию уста мої». По 3-ій пісні – кондак-ікос і сідальний мчч., Слава, і нині: свята; по 6-ій – кондак-ікос свята; на 9-ій „Чеснішу” не співаємо, а співаємо приспів свята; до тропарів мчч.: „Блаженні мученики українські, моліть Бога за нас”; по 9-ій – світильний свята, Слава: мчч., І нині: свята. Хвалитних стихир – 6: 3 свята і 3 мчч., Слава: мчч., І нині: свята. По великому славослов’ї – тропар мчч., Слава, і нині: свята.</w:t>
      </w:r>
    </w:p>
    <w:p w:rsidR="00000000" w:rsidDel="00000000" w:rsidP="00000000" w:rsidRDefault="00000000" w:rsidRPr="00000000" w14:paraId="0000067D">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свята, Слава: мчч. Кондак: на 1-му і 6-му – свята, на 3-му і 9-му – мчч.</w:t>
      </w:r>
    </w:p>
    <w:p w:rsidR="00000000" w:rsidDel="00000000" w:rsidP="00000000" w:rsidRDefault="00000000" w:rsidRPr="00000000" w14:paraId="0000067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свята. Тропар свята й мчч., Слава: кондак мчч., І нині: свята. Все інше – спочатку свята, відтак – мчч.. </w:t>
      </w:r>
      <w:r w:rsidDel="00000000" w:rsidR="00000000" w:rsidRPr="00000000">
        <w:rPr>
          <w:rFonts w:ascii="Times New Roman" w:cs="Times New Roman" w:eastAsia="Times New Roman" w:hAnsi="Times New Roman"/>
          <w:i w:val="1"/>
          <w:color w:val="ff0000"/>
          <w:rtl w:val="0"/>
        </w:rPr>
        <w:t xml:space="preserve">Свята:</w:t>
      </w:r>
      <w:r w:rsidDel="00000000" w:rsidR="00000000" w:rsidRPr="00000000">
        <w:rPr>
          <w:rFonts w:ascii="Times New Roman" w:cs="Times New Roman" w:eastAsia="Times New Roman" w:hAnsi="Times New Roman"/>
          <w:color w:val="ff0000"/>
          <w:rtl w:val="0"/>
        </w:rPr>
        <w:t xml:space="preserve"> Ап. – 1 Кор. 149 зач.; 11, 23-32. Єв. – Ів. 23 зач.; 6, 48-54. </w:t>
      </w:r>
      <w:r w:rsidDel="00000000" w:rsidR="00000000" w:rsidRPr="00000000">
        <w:rPr>
          <w:rFonts w:ascii="Times New Roman" w:cs="Times New Roman" w:eastAsia="Times New Roman" w:hAnsi="Times New Roman"/>
          <w:i w:val="1"/>
          <w:color w:val="ff0000"/>
          <w:rtl w:val="0"/>
        </w:rPr>
        <w:t xml:space="preserve">Свщнмчч.:</w:t>
      </w:r>
      <w:r w:rsidDel="00000000" w:rsidR="00000000" w:rsidRPr="00000000">
        <w:rPr>
          <w:rFonts w:ascii="Times New Roman" w:cs="Times New Roman" w:eastAsia="Times New Roman" w:hAnsi="Times New Roman"/>
          <w:color w:val="ff0000"/>
          <w:rtl w:val="0"/>
        </w:rPr>
        <w:t xml:space="preserve"> Ап. – Еф. 233 зач., 6,10-17. Єв. - Мт. 36 зач.; 10, 16-22.</w:t>
      </w:r>
    </w:p>
    <w:p w:rsidR="00000000" w:rsidDel="00000000" w:rsidP="00000000" w:rsidRDefault="00000000" w:rsidRPr="00000000" w14:paraId="0000067F">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682">
      <w:pPr>
        <w:spacing w:before="240" w:lineRule="auto"/>
        <w:rPr>
          <w:rFonts w:ascii="Times New Roman" w:cs="Times New Roman" w:eastAsia="Times New Roman" w:hAnsi="Times New Roman"/>
        </w:rPr>
      </w:pPr>
      <w:bookmarkStart w:colFirst="0" w:colLast="0" w:name="_heading=h.26in1rg" w:id="9"/>
      <w:bookmarkEnd w:id="9"/>
      <w:r w:rsidDel="00000000" w:rsidR="00000000" w:rsidRPr="00000000">
        <w:rPr>
          <w:rFonts w:ascii="Times New Roman" w:cs="Times New Roman" w:eastAsia="Times New Roman" w:hAnsi="Times New Roman"/>
          <w:rtl w:val="0"/>
        </w:rPr>
        <w:t xml:space="preserve">28 </w:t>
      </w:r>
      <w:r w:rsidDel="00000000" w:rsidR="00000000" w:rsidRPr="00000000">
        <w:rPr>
          <w:rFonts w:ascii="Times New Roman" w:cs="Times New Roman" w:eastAsia="Times New Roman" w:hAnsi="Times New Roman"/>
          <w:b w:val="1"/>
          <w:rtl w:val="0"/>
        </w:rPr>
        <w:t xml:space="preserve">Сострадання Пресвятої Богородиці</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Перенесення мощів святих безсрібників Кира і Івана. </w:t>
      </w:r>
    </w:p>
    <w:p w:rsidR="00000000" w:rsidDel="00000000" w:rsidP="00000000" w:rsidRDefault="00000000" w:rsidRPr="00000000" w14:paraId="000006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«Блажен муж». На «Господи, взиваю» 6 стихир Сострадання, Сл., І нині: Сострадання. Прокімен дня. 3 читання: Єремії 2, 13, 15, 17-19; 3, 12-18, 22-26; Єремії 3, 40-41, 55-64; 4, 1-2, 7, 11, 20; 5, 19, 21; Єремії 1, 1-3, 11-13, 15-17, 20. Стиховня Сострадання. По «Отче наш»: тропар Сострадання. Відпуст з помин. свята</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Утреня</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по «Бог Господь» тропар Сострадання (2), Сл., І нині: той самий. Катизми черг., сідал. Сострадання. Полієлей, Величання, пополієлейний сідал. Степенна «Від юності моєї», прокімен. Єв. Йо. зач. 61; 19, 25-27. Пс. 50, стихира Сострадання та канон. Канон свята. Катавасія «Відкрию уста мої». По 3-ій – сідал. Сострадання, Сл., І нині: сідал. той самий. По 6-ій – конд.-ікос Сострадання. Замість «Величай, душе моя, Господа» – приспів свята. По 9-ій – світил. Сострадання, Сл., І нині: світил. той самий. Хвалитні Сострадання. По вел. славослов’ї – тропар Сострадання. </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Часи</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на всіх тропар і кондак свята.</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Літургія</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антифони повсякденні. Тропар свята, Сл., І нині: кондак свята. Ап. Флп. зач. 240; 2, 5-11; Єв. Йо. зач. 61; 19, 25-27. </w:t>
      </w: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Ряд.:</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Ап. – Рим. 85 зач.; 3, 28 – 4, 3. Єв. – Мт. 24 зач.; 7, 24 – 8, 4. Все інше – Сострадання.</w:t>
      </w:r>
    </w:p>
    <w:p w:rsidR="00000000" w:rsidDel="00000000" w:rsidP="00000000" w:rsidRDefault="00000000" w:rsidRPr="00000000" w14:paraId="0000068B">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D">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68F">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29 </w:t>
      </w:r>
      <w:r w:rsidDel="00000000" w:rsidR="00000000" w:rsidRPr="00000000">
        <w:rPr>
          <w:rFonts w:ascii="Times New Roman" w:cs="Times New Roman" w:eastAsia="Times New Roman" w:hAnsi="Times New Roman"/>
          <w:i w:val="1"/>
          <w:color w:val="ff0000"/>
          <w:rtl w:val="0"/>
        </w:rPr>
        <w:t xml:space="preserve">Неділя 3-тя по Зісланні Святого Духа. Глас 2. Єв. 3.</w:t>
      </w:r>
    </w:p>
    <w:p w:rsidR="00000000" w:rsidDel="00000000" w:rsidP="00000000" w:rsidRDefault="00000000" w:rsidRPr="00000000" w14:paraId="0000069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Святих славних і всехвальних первоверховних апостолів Петра й Павла. </w:t>
      </w:r>
    </w:p>
    <w:p w:rsidR="00000000" w:rsidDel="00000000" w:rsidP="00000000" w:rsidRDefault="00000000" w:rsidRPr="00000000" w14:paraId="0000069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апп., Слава: апп., І нині: богородичний-догмат 2-го гласу. Прокімен дня і три читання апп.: 1 Пт. 1, 3-9, 1 Пт. 1, 13-18, 1 Пт. 2, 11-24. На литії - стихира храму і стихири апп. Стиховня воскресна, Сл.: апп., І нині: богородичний з недільної стиховні за гласом «Слава». По благословенні хлібів - тропар апп. (2) і «Богородице Діво» (1). Відпуст великий недільний, з поминанням апп. </w:t>
      </w:r>
    </w:p>
    <w:p w:rsidR="00000000" w:rsidDel="00000000" w:rsidP="00000000" w:rsidRDefault="00000000" w:rsidRPr="00000000" w14:paraId="0000069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апп., І нині: богородичний воскрес. за гласом «Слава». Катизми черг., сідал. воскрес., також Полієлей з величанням апп. (без «Сл., І нині. Алилуя, алилуя, алилуя. Слава Тобі, Боже») і одразу «Ангельський собор», іпакой воскресний, також 1-й і 2-й сідальний апп. без богородичних, Слава: 3-й сідальний апп., І нині: його богородичний. Степенна та прокімен 2-го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Мр. 71 зач.; 16, 9-20. «Воскресіння Христове». Пс. 50. Стихира недільна. Канон воскресний, Богородиці і апп. Катавасія чергова: По 3-ій пісні – кондак-ікос і сідальний апп. По 6-ій – кондак-ікос воскресний. На 9-ій пісні – «Чеснішу від херувимів». По 9-ій – «Свят Господь Бог наш» і світильний воскресний, Сл.: апп., І нині: богородичний воскресного світильного. На хвалитних – 8 стихир: 4 воскресних і 4 апп. з приспівами, поданими на стиховні вечірні, Сл.: стихира євангельська, І нині: «Преблагословенна». По вел. славослов’ї тропар “Воскресши із гробу”. Відпуст великий недільний, з поминанням апп. </w:t>
      </w:r>
    </w:p>
    <w:p w:rsidR="00000000" w:rsidDel="00000000" w:rsidP="00000000" w:rsidRDefault="00000000" w:rsidRPr="00000000" w14:paraId="000006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апп.; кондаки – поперемінно, тобто: на 1-му і 6-му – воскресний, на 3-му і 9-му – апп.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апп.; також кондак воскресний, Слава: апп., І нині: богородичний (або один зі свят богородичних за гласом наславника). Прокімен, апостол, алилуя, євангелія і причасний – спочатку неділі, а після – апп.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88 зач.; 5, 1-10. Єв. – Мт. 18 зач.; 6, 22-33. </w:t>
      </w:r>
      <w:r w:rsidDel="00000000" w:rsidR="00000000" w:rsidRPr="00000000">
        <w:rPr>
          <w:rFonts w:ascii="Times New Roman" w:cs="Times New Roman" w:eastAsia="Times New Roman" w:hAnsi="Times New Roman"/>
          <w:i w:val="1"/>
          <w:color w:val="ff0000"/>
          <w:rtl w:val="0"/>
        </w:rPr>
        <w:t xml:space="preserve">Апп.:</w:t>
      </w:r>
      <w:r w:rsidDel="00000000" w:rsidR="00000000" w:rsidRPr="00000000">
        <w:rPr>
          <w:rFonts w:ascii="Times New Roman" w:cs="Times New Roman" w:eastAsia="Times New Roman" w:hAnsi="Times New Roman"/>
          <w:color w:val="ff0000"/>
          <w:rtl w:val="0"/>
        </w:rPr>
        <w:t xml:space="preserve"> Ап. – 2 Кор. 193 зач.; 11, 21 – 12,9. Єв. – Мт. 67 зач.; 16, 13-19.</w:t>
      </w:r>
    </w:p>
    <w:p w:rsidR="00000000" w:rsidDel="00000000" w:rsidP="00000000" w:rsidRDefault="00000000" w:rsidRPr="00000000" w14:paraId="0000069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w:t>
      </w:r>
    </w:p>
    <w:p w:rsidR="00000000" w:rsidDel="00000000" w:rsidP="00000000" w:rsidRDefault="00000000" w:rsidRPr="00000000" w14:paraId="0000069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30 Тиждень 4-ий по Зісланні Святого Духа.</w:t>
      </w:r>
    </w:p>
    <w:p w:rsidR="00000000" w:rsidDel="00000000" w:rsidP="00000000" w:rsidRDefault="00000000" w:rsidRPr="00000000" w14:paraId="0000069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Собор святих славних і всехвальних дванадцяти апостолів. </w:t>
      </w:r>
    </w:p>
    <w:p w:rsidR="00000000" w:rsidDel="00000000" w:rsidP="00000000" w:rsidRDefault="00000000" w:rsidRPr="00000000" w14:paraId="0000069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Блаженного священномученика Василія Величковського.</w:t>
      </w:r>
    </w:p>
    <w:p w:rsidR="00000000" w:rsidDel="00000000" w:rsidP="00000000" w:rsidRDefault="00000000" w:rsidRPr="00000000" w14:paraId="0000069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катизми немає. На «Господи, взиваю» – 6 стихир: Петра і Павла (з вчорашньої вечірні) – 3 і апп. – 3, Слава: апп., І нині: богородичний-догмат за гласом «Слава». На стиховні: стихири Октоїха. Тропар апп., Слава, І нині: богородичний воскресний 4-го гласу «Таємниця споконвіку закрита…» Відпуст середній з поминанням служби дня і апп.</w:t>
      </w:r>
    </w:p>
    <w:p w:rsidR="00000000" w:rsidDel="00000000" w:rsidP="00000000" w:rsidRDefault="00000000" w:rsidRPr="00000000" w14:paraId="0000069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апп. двічі, Слава, І нині: богородичний богородичний воскресний 4-го гласу «Таємниця споконвіку закрита…». Катизми чергові і сідальні апп. Псалом 50. Канонів  два: Петра і Павла і апп. По 3-ій пісні – сідальний апп., по 6-ій – кондак-ікос апп., по 9-ій – світильний апп., Слава: інший світильний апп., І нині: богородичний світильного апп. Хвалитних стихир - 4 апп., Слава: апп., І нині: богородичний «Владичице, прийми моління…». Велике славослов'я.</w:t>
      </w:r>
    </w:p>
    <w:p w:rsidR="00000000" w:rsidDel="00000000" w:rsidP="00000000" w:rsidRDefault="00000000" w:rsidRPr="00000000" w14:paraId="0000069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 тропар Петра і Павла, на 3-му і 9-му – Слава: апп.; кондаки: на 1-му і 6-му – Петра і Павла., на 3-му і 9-му – апп.</w:t>
      </w:r>
    </w:p>
    <w:p w:rsidR="00000000" w:rsidDel="00000000" w:rsidP="00000000" w:rsidRDefault="00000000" w:rsidRPr="00000000" w14:paraId="0000069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апп.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102 зач.; 9, 18-33. Єв. – Мт. 40 зач.; 11, 2-15. </w:t>
      </w:r>
      <w:r w:rsidDel="00000000" w:rsidR="00000000" w:rsidRPr="00000000">
        <w:rPr>
          <w:rFonts w:ascii="Times New Roman" w:cs="Times New Roman" w:eastAsia="Times New Roman" w:hAnsi="Times New Roman"/>
          <w:i w:val="1"/>
          <w:color w:val="ff0000"/>
          <w:rtl w:val="0"/>
        </w:rPr>
        <w:t xml:space="preserve">Апп.:</w:t>
      </w:r>
      <w:r w:rsidDel="00000000" w:rsidR="00000000" w:rsidRPr="00000000">
        <w:rPr>
          <w:rFonts w:ascii="Times New Roman" w:cs="Times New Roman" w:eastAsia="Times New Roman" w:hAnsi="Times New Roman"/>
          <w:color w:val="ff0000"/>
          <w:rtl w:val="0"/>
        </w:rPr>
        <w:t xml:space="preserve"> Ап. – 1 Кор. 131 зач.; 4, 9-16. Єв. – Мр. 12 зач.; 3, 13-19.</w:t>
      </w:r>
    </w:p>
    <w:p w:rsidR="00000000" w:rsidDel="00000000" w:rsidP="00000000" w:rsidRDefault="00000000" w:rsidRPr="00000000" w14:paraId="0000069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6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6A0">
      <w:pPr>
        <w:pStyle w:val="Heading1"/>
        <w:rPr>
          <w:rFonts w:ascii="Times New Roman" w:cs="Times New Roman" w:eastAsia="Times New Roman" w:hAnsi="Times New Roman"/>
          <w:sz w:val="28"/>
          <w:szCs w:val="28"/>
        </w:rPr>
      </w:pPr>
      <w:bookmarkStart w:colFirst="0" w:colLast="0" w:name="_heading=h.lnxbz9" w:id="10"/>
      <w:bookmarkEnd w:id="10"/>
      <w:r w:rsidDel="00000000" w:rsidR="00000000" w:rsidRPr="00000000">
        <w:rPr>
          <w:rFonts w:ascii="Times New Roman" w:cs="Times New Roman" w:eastAsia="Times New Roman" w:hAnsi="Times New Roman"/>
          <w:sz w:val="28"/>
          <w:szCs w:val="28"/>
          <w:rtl w:val="0"/>
        </w:rPr>
        <w:t xml:space="preserve">Липень</w:t>
      </w:r>
    </w:p>
    <w:p w:rsidR="00000000" w:rsidDel="00000000" w:rsidP="00000000" w:rsidRDefault="00000000" w:rsidRPr="00000000" w14:paraId="000006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6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Святих безсрібників і чудотворців Косми й Дам’яна.  </w:t>
      </w:r>
    </w:p>
    <w:p w:rsidR="00000000" w:rsidDel="00000000" w:rsidP="00000000" w:rsidRDefault="00000000" w:rsidRPr="00000000" w14:paraId="000006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безсріб., Сл.: безсріб., І нині: богород. за гласом “Слава”. Прокімен дня. Стиховня Октоїха. По «Отче наш»: тропар безсріб., Сл., І нині: богород. відпустовий за гласом тропаря безсріб. і за днем тижня. Відпуст середній з помин. безсріб. </w:t>
      </w:r>
    </w:p>
    <w:p w:rsidR="00000000" w:rsidDel="00000000" w:rsidP="00000000" w:rsidRDefault="00000000" w:rsidRPr="00000000" w14:paraId="000006A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безсріб.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безсріб. Катизми черг., сідальні Октоїха. Пс. 50. Канон Октоїха і безсріб. На 9-ій пісні – «Чеснішу від херувимів». По 9-ій – світильний Октоїха, Сл.: світильний безсріб., І нині: його богород. Стиховня Октоїха. По «Отче наш»: тропар безсріб., Сл., І нині: богород. за гласом тропаря безсріб. і за днем тижня. Відпуст середній з помин. безсріб.  </w:t>
      </w:r>
    </w:p>
    <w:p w:rsidR="00000000" w:rsidDel="00000000" w:rsidP="00000000" w:rsidRDefault="00000000" w:rsidRPr="00000000" w14:paraId="000006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безсріб. </w:t>
      </w:r>
    </w:p>
    <w:p w:rsidR="00000000" w:rsidDel="00000000" w:rsidP="00000000" w:rsidRDefault="00000000" w:rsidRPr="00000000" w14:paraId="000006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104 зач.; 10, 11 – 11, 2. Єв. – 41 зач.; 11, 16-20.</w:t>
      </w:r>
    </w:p>
    <w:p w:rsidR="00000000" w:rsidDel="00000000" w:rsidP="00000000" w:rsidRDefault="00000000" w:rsidRPr="00000000" w14:paraId="000006A8">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w:t>
      </w:r>
    </w:p>
    <w:p w:rsidR="00000000" w:rsidDel="00000000" w:rsidP="00000000" w:rsidRDefault="00000000" w:rsidRPr="00000000" w14:paraId="000006A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 Положення чесної ризи Пресвятої Владичиці нашої Богородиці у Влахерні.</w:t>
      </w:r>
    </w:p>
    <w:p w:rsidR="00000000" w:rsidDel="00000000" w:rsidP="00000000" w:rsidRDefault="00000000" w:rsidRPr="00000000" w14:paraId="000006A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свята. Слава, І нині: свята. Прокімен дня. Три читання свята: Бут. 28:10-17, Єзик. 43:27-44, Прип. 9:1-11. На стиховні – стихири свята. По «Отче наш» - тропар свята (1). Відпуст великий з поминанням тільки свята.</w:t>
      </w:r>
    </w:p>
    <w:p w:rsidR="00000000" w:rsidDel="00000000" w:rsidP="00000000" w:rsidRDefault="00000000" w:rsidRPr="00000000" w14:paraId="000006A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Слава, І нині: свята. Катизми чергові з сідальними свята, також полієлей з величаннями і пополієлейний сідальний свята. Степенна 4-го гласу, перший антифон. Прокімен, Єв. Лк. 4 зач.; 1:39-49,56. Пс. 50, і стихира свята. Канонів два – свята. По 3-ій пісні – сідальний свята. По 6-ій – кондак-ікос свята. По 9-ій – світильний свята. Хвалитних стихир свята – 4, Слава, І нині: свята. По великому славослов’ї – тропар свята (1). Відпуст великий з поминанням тільки служби свята.</w:t>
      </w:r>
    </w:p>
    <w:p w:rsidR="00000000" w:rsidDel="00000000" w:rsidP="00000000" w:rsidRDefault="00000000" w:rsidRPr="00000000" w14:paraId="000006A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6B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Служба – свята.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105 зач.; 11, 2-12. Єв. – Мт. 42 зач.; 11, 20-26. </w:t>
      </w:r>
      <w:r w:rsidDel="00000000" w:rsidR="00000000" w:rsidRPr="00000000">
        <w:rPr>
          <w:rFonts w:ascii="Times New Roman" w:cs="Times New Roman" w:eastAsia="Times New Roman" w:hAnsi="Times New Roman"/>
          <w:i w:val="1"/>
          <w:color w:val="ff0000"/>
          <w:rtl w:val="0"/>
        </w:rPr>
        <w:t xml:space="preserve">Богородиці:</w:t>
      </w:r>
      <w:r w:rsidDel="00000000" w:rsidR="00000000" w:rsidRPr="00000000">
        <w:rPr>
          <w:rFonts w:ascii="Times New Roman" w:cs="Times New Roman" w:eastAsia="Times New Roman" w:hAnsi="Times New Roman"/>
          <w:color w:val="ff0000"/>
          <w:rtl w:val="0"/>
        </w:rPr>
        <w:t xml:space="preserve"> Ап. – Євр. 320 зач.; 9, 1-7. Єв. – Лк. 54 зач.; 10, 38-42; 11, 27-28.</w:t>
      </w:r>
    </w:p>
    <w:p w:rsidR="00000000" w:rsidDel="00000000" w:rsidP="00000000" w:rsidRDefault="00000000" w:rsidRPr="00000000" w14:paraId="000006B1">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6B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6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Святого мученика Якинта. </w:t>
      </w:r>
    </w:p>
    <w:p w:rsidR="00000000" w:rsidDel="00000000" w:rsidP="00000000" w:rsidRDefault="00000000" w:rsidRPr="00000000" w14:paraId="000006B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6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6B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B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6B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B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106 зач.; 11, 13-24. Єв. – Мт. 43 зач.; 11, 27-30.</w:t>
      </w:r>
    </w:p>
    <w:p w:rsidR="00000000" w:rsidDel="00000000" w:rsidP="00000000" w:rsidRDefault="00000000" w:rsidRPr="00000000" w14:paraId="000006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6B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6B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Святого отця нашого Андрія, архиєпископа Критського, єрусалимлянина. Преподобної Марти, матері святого Симеона Дивногорця. </w:t>
      </w:r>
    </w:p>
    <w:p w:rsidR="00000000" w:rsidDel="00000000" w:rsidP="00000000" w:rsidRDefault="00000000" w:rsidRPr="00000000" w14:paraId="000006B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свт., 3 прп., Сл.: свт., І нині: хрестобогородичний. Прокімен дня. Стиховня Октоїха. По «Отче наш»: тропар свт., Сл.: прп., І нині: богород. відпустовий за гласом тропаря прп. і за днем тижня. Відпуст середній з помин. свт. і прп.  </w:t>
      </w:r>
    </w:p>
    <w:p w:rsidR="00000000" w:rsidDel="00000000" w:rsidP="00000000" w:rsidRDefault="00000000" w:rsidRPr="00000000" w14:paraId="000006C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C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свт. і прп. На 9-ій пісні – «Чеснішу від херувимів». По 9-ій – світильний Октоїха, свт., Сл.: прп., І нині: богородичний. Стиховня Октоїха. По «Отче наш»: тропар свт., Сл.: прп., І нині: богород. за гласом тропаря прп. і за днем тижня. Відпуст середній з помин. свт. і прп. </w:t>
      </w:r>
    </w:p>
    <w:p w:rsidR="00000000" w:rsidDel="00000000" w:rsidP="00000000" w:rsidRDefault="00000000" w:rsidRPr="00000000" w14:paraId="000006C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C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свт. та 9-му – прп. </w:t>
      </w:r>
    </w:p>
    <w:p w:rsidR="00000000" w:rsidDel="00000000" w:rsidP="00000000" w:rsidRDefault="00000000" w:rsidRPr="00000000" w14:paraId="000006C4">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C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107 зач.; 11, 25-36. Єв. – Мт. 44 зач.; 12, 1-8.</w:t>
      </w:r>
    </w:p>
    <w:p w:rsidR="00000000" w:rsidDel="00000000" w:rsidP="00000000" w:rsidRDefault="00000000" w:rsidRPr="00000000" w14:paraId="000006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6C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6C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5🕂 Преподобного отця нашого Атанасія Афонського. </w:t>
      </w:r>
    </w:p>
    <w:p w:rsidR="00000000" w:rsidDel="00000000" w:rsidP="00000000" w:rsidRDefault="00000000" w:rsidRPr="00000000" w14:paraId="000006C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прп., Слава: прп., І нині: богородичний-догмат 2-го гласу. Прокімен дня і три читання прп.: Муд. 3:1-9, Муд. 5:15-6:3, Муд. 4:7-15. Стиховня прп., зі своїми приспівами, Слава: богородичний з недільної стиховні за гласом наславника.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6C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C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прп. (2), Слава, І нині: богородичний з недільних, за гласом тропаря прп. Катизми чергові з сідальними прп., також полієлей з величаннями. Степенна 4-го гласу, перший антифон. Прокімен, Єв. Мт. 43 зач.; 11:27-30. Пс. 50, і стихира прп. Канон Богородиці і прп. По 3-ій пісні – сідальний прп. По 6-ій – кондак-ікос прп. По 9-ій – світильний прп. Хвалитних стихир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 </w:t>
      </w:r>
    </w:p>
    <w:p w:rsidR="00000000" w:rsidDel="00000000" w:rsidP="00000000" w:rsidRDefault="00000000" w:rsidRPr="00000000" w14:paraId="000006C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C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і кондак прп.</w:t>
      </w:r>
    </w:p>
    <w:p w:rsidR="00000000" w:rsidDel="00000000" w:rsidP="00000000" w:rsidRDefault="00000000" w:rsidRPr="00000000" w14:paraId="000006C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C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прп. Апостол і євангелія дня і прп.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92 зач.; 6, 11-17. Єв. – Мт. 26 зач.; 8, 14-23. </w:t>
      </w:r>
      <w:r w:rsidDel="00000000" w:rsidR="00000000" w:rsidRPr="00000000">
        <w:rPr>
          <w:rFonts w:ascii="Times New Roman" w:cs="Times New Roman" w:eastAsia="Times New Roman" w:hAnsi="Times New Roman"/>
          <w:i w:val="1"/>
          <w:color w:val="ff0000"/>
          <w:rtl w:val="0"/>
        </w:rPr>
        <w:t xml:space="preserve">Прп.: </w:t>
      </w:r>
      <w:r w:rsidDel="00000000" w:rsidR="00000000" w:rsidRPr="00000000">
        <w:rPr>
          <w:rFonts w:ascii="Times New Roman" w:cs="Times New Roman" w:eastAsia="Times New Roman" w:hAnsi="Times New Roman"/>
          <w:color w:val="ff0000"/>
          <w:rtl w:val="0"/>
        </w:rPr>
        <w:t xml:space="preserve">Ап. – Гал. 213 зач.; 5, 22 – 6, 2. Єв. – Лк. 24 зач.; 6, 17-23.</w:t>
      </w:r>
    </w:p>
    <w:p w:rsidR="00000000" w:rsidDel="00000000" w:rsidP="00000000" w:rsidRDefault="00000000" w:rsidRPr="00000000" w14:paraId="000006D0">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6D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6D4">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6 </w:t>
      </w:r>
      <w:r w:rsidDel="00000000" w:rsidR="00000000" w:rsidRPr="00000000">
        <w:rPr>
          <w:rFonts w:ascii="Times New Roman" w:cs="Times New Roman" w:eastAsia="Times New Roman" w:hAnsi="Times New Roman"/>
          <w:i w:val="1"/>
          <w:color w:val="ff0000"/>
          <w:rtl w:val="0"/>
        </w:rPr>
        <w:t xml:space="preserve">Неділя 4-та по Зісланні Святого Духа. Глас 3. Єв. 4.</w:t>
      </w:r>
    </w:p>
    <w:p w:rsidR="00000000" w:rsidDel="00000000" w:rsidP="00000000" w:rsidRDefault="00000000" w:rsidRPr="00000000" w14:paraId="000006D5">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Свято Матері Божої Неустанної Помочі.</w:t>
      </w:r>
    </w:p>
    <w:p w:rsidR="00000000" w:rsidDel="00000000" w:rsidP="00000000" w:rsidRDefault="00000000" w:rsidRPr="00000000" w14:paraId="000006D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Сисоя Великого.</w:t>
      </w:r>
    </w:p>
    <w:p w:rsidR="00000000" w:rsidDel="00000000" w:rsidP="00000000" w:rsidRDefault="00000000" w:rsidRPr="00000000" w14:paraId="000006D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6 свята. Слава, і нині: свята. Прокімен дня. Три читання свята: Бут 28, 10-17; Естер 7, 1-10; Прип 9, 1-11. На Литії всі стихири – свята. На стиховні: стихири воскресні, Слава, і нині: свята. На благословенні хлібів: тропар свята (3).</w:t>
      </w:r>
    </w:p>
    <w:p w:rsidR="00000000" w:rsidDel="00000000" w:rsidP="00000000" w:rsidRDefault="00000000" w:rsidRPr="00000000" w14:paraId="000006D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Слава, і нині: свята. Катизми чергові з воскресними сідальними. Полієлей і Величання, «Ангельський хор» та іпакой 3-го гласу; всі три сідальних свята: 1-й сідальний раз, 2-й сідальний раз, Слава, і нині: 3-й сідальний. Степенна і прокімен 1-го гласу. Єв. – Лк. 112 зач.; 24, 1-12. «Воскресіння Христове», Псалом 50; стихира свята. Канон воскресний і свята. На 9-ій пісні – «Величає душа моя Господа», канон воскресний, а відтак – канон свята з його приспівами. По 9-ій пісні - «Свят Господь Бог наш» (3) і світильний воскрес., Сл., І нині: свята. Хвалитних стихир – 8: 4 воскресних і 4 свята з двома святковими приспівами, Слава: свята, І нині: «Преблагословенна». По великому славослов’ї – тропар «Сьогодні спасіння світу». Відпуст великий з поминанням недільним і свята. Слава, і нині: стихира євангельська.</w:t>
      </w:r>
    </w:p>
    <w:p w:rsidR="00000000" w:rsidDel="00000000" w:rsidP="00000000" w:rsidRDefault="00000000" w:rsidRPr="00000000" w14:paraId="000006D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тропар воскресний, Слава, і нині: свята. Кондаки – поперемінно, тобто на 1-му і 6-му – воскресний, на 3-му і 9-му – свята.</w:t>
      </w:r>
    </w:p>
    <w:p w:rsidR="00000000" w:rsidDel="00000000" w:rsidP="00000000" w:rsidRDefault="00000000" w:rsidRPr="00000000" w14:paraId="000006D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і свята, Слава: кондак воскресний, І нині: кондак свята. Трисвяте, прокімен, апостол, алилуя, Євангеліє і причасний – спочатку неділі, опісля – свята.</w:t>
      </w:r>
      <w:r w:rsidDel="00000000" w:rsidR="00000000" w:rsidRPr="00000000">
        <w:rPr>
          <w:rFonts w:ascii="Times New Roman" w:cs="Times New Roman" w:eastAsia="Times New Roman" w:hAnsi="Times New Roman"/>
          <w:i w:val="1"/>
          <w:color w:val="ff0000"/>
          <w:rtl w:val="0"/>
        </w:rPr>
        <w:t xml:space="preserve"> Ряд.: </w:t>
      </w:r>
      <w:r w:rsidDel="00000000" w:rsidR="00000000" w:rsidRPr="00000000">
        <w:rPr>
          <w:rFonts w:ascii="Times New Roman" w:cs="Times New Roman" w:eastAsia="Times New Roman" w:hAnsi="Times New Roman"/>
          <w:color w:val="ff0000"/>
          <w:rtl w:val="0"/>
        </w:rPr>
        <w:t xml:space="preserve">Ап. – Рим. 93 зач.; 6, 18-23. Єв. – Мт. 25 зач.; 8, 5-13. </w:t>
      </w:r>
      <w:r w:rsidDel="00000000" w:rsidR="00000000" w:rsidRPr="00000000">
        <w:rPr>
          <w:rFonts w:ascii="Times New Roman" w:cs="Times New Roman" w:eastAsia="Times New Roman" w:hAnsi="Times New Roman"/>
          <w:i w:val="1"/>
          <w:color w:val="ff0000"/>
          <w:rtl w:val="0"/>
        </w:rPr>
        <w:t xml:space="preserve">Свята:</w:t>
      </w:r>
      <w:r w:rsidDel="00000000" w:rsidR="00000000" w:rsidRPr="00000000">
        <w:rPr>
          <w:rFonts w:ascii="Times New Roman" w:cs="Times New Roman" w:eastAsia="Times New Roman" w:hAnsi="Times New Roman"/>
          <w:color w:val="ff0000"/>
          <w:rtl w:val="0"/>
        </w:rPr>
        <w:t xml:space="preserve"> Єв. – Лк. 54 зач.; 10, 38-42; 11, 27-28. Ап. – Євр. 320 зач.; 9, 1-7. Замість «Достойно», співаємо ірмос 9-ої пісні святкового канону свята зі своїм приспівом.</w:t>
      </w:r>
    </w:p>
    <w:p w:rsidR="00000000" w:rsidDel="00000000" w:rsidP="00000000" w:rsidRDefault="00000000" w:rsidRPr="00000000" w14:paraId="000006D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6D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Тиждень 5-ий по Зісланні Святого Духа.</w:t>
      </w:r>
    </w:p>
    <w:p w:rsidR="00000000" w:rsidDel="00000000" w:rsidP="00000000" w:rsidRDefault="00000000" w:rsidRPr="00000000" w14:paraId="000006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Преподобних отців наших Томи, що в Малеї, і Акакія, про якого згадує «Ліствиця». </w:t>
      </w:r>
    </w:p>
    <w:p w:rsidR="00000000" w:rsidDel="00000000" w:rsidP="00000000" w:rsidRDefault="00000000" w:rsidRPr="00000000" w14:paraId="000006E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прпп., Сл., І нині: богород. Прокімен дня. Стиховня Октоїха. По «Отче наш»: тропар прпп., Сл., І нині: богород. відпустовий за гласом тропаря прпп. і за днем тижня. Відпуст середній з помин. прпп.  </w:t>
      </w:r>
    </w:p>
    <w:p w:rsidR="00000000" w:rsidDel="00000000" w:rsidP="00000000" w:rsidRDefault="00000000" w:rsidRPr="00000000" w14:paraId="000006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 Відпуст середній з помин. прпп. </w:t>
      </w:r>
    </w:p>
    <w:p w:rsidR="00000000" w:rsidDel="00000000" w:rsidP="00000000" w:rsidRDefault="00000000" w:rsidRPr="00000000" w14:paraId="000006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прпп. </w:t>
      </w:r>
    </w:p>
    <w:p w:rsidR="00000000" w:rsidDel="00000000" w:rsidP="00000000" w:rsidRDefault="00000000" w:rsidRPr="00000000" w14:paraId="000006E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109 зач.; 12, 4-5. 15-21. Єв. – Мт. 45 зач.; 12, 9-13.</w:t>
      </w:r>
    </w:p>
    <w:p w:rsidR="00000000" w:rsidDel="00000000" w:rsidP="00000000" w:rsidRDefault="00000000" w:rsidRPr="00000000" w14:paraId="000006E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6E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Святого великомученика Прокопія. </w:t>
      </w:r>
    </w:p>
    <w:p w:rsidR="00000000" w:rsidDel="00000000" w:rsidP="00000000" w:rsidRDefault="00000000" w:rsidRPr="00000000" w14:paraId="000006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влкмч., Сл.: влкмч.,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  </w:t>
      </w:r>
    </w:p>
    <w:p w:rsidR="00000000" w:rsidDel="00000000" w:rsidP="00000000" w:rsidRDefault="00000000" w:rsidRPr="00000000" w14:paraId="000006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 </w:t>
      </w:r>
    </w:p>
    <w:p w:rsidR="00000000" w:rsidDel="00000000" w:rsidP="00000000" w:rsidRDefault="00000000" w:rsidRPr="00000000" w14:paraId="000006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 </w:t>
      </w:r>
    </w:p>
    <w:p w:rsidR="00000000" w:rsidDel="00000000" w:rsidP="00000000" w:rsidRDefault="00000000" w:rsidRPr="00000000" w14:paraId="000006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114 зач.; 14, 9-18. Єв. – Мт. 46 зач.; 12, 14-16. 22-30.</w:t>
      </w:r>
    </w:p>
    <w:p w:rsidR="00000000" w:rsidDel="00000000" w:rsidP="00000000" w:rsidRDefault="00000000" w:rsidRPr="00000000" w14:paraId="000006E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6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Святого священномученика Панкратія, єпископа Тавроменійського. </w:t>
      </w:r>
    </w:p>
    <w:p w:rsidR="00000000" w:rsidDel="00000000" w:rsidP="00000000" w:rsidRDefault="00000000" w:rsidRPr="00000000" w14:paraId="000006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6F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6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6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117 зач.; 15, 7-16. Єв. – Мт. 48 зач.; 12, 38-45.</w:t>
      </w:r>
    </w:p>
    <w:p w:rsidR="00000000" w:rsidDel="00000000" w:rsidP="00000000" w:rsidRDefault="00000000" w:rsidRPr="00000000" w14:paraId="000006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6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F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6F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10 🕂Преподобного отця нашого Антонія Печерського, Київського. Святих сорока п’ятьох мучеників, що в Нікополі Вірменському. Святих братів-мучеників Франциска, Мутія і Рафаїла і тих, що з ними вбиті в Дамаску. </w:t>
      </w:r>
    </w:p>
    <w:p w:rsidR="00000000" w:rsidDel="00000000" w:rsidP="00000000" w:rsidRDefault="00000000" w:rsidRPr="00000000" w14:paraId="000006F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прп., Слава: прп, І нині: богородичний-догмат за гласом «Слава». Прокімен дня і три читання прп: Муд. 3:1-9, Муд. 5:15-6:3, Прип. 2:1-9. Стиховня ціла прп., зі своїми приспівами. Сл.: прп., І нині: богородичний з неділ. за гласом «Слава».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6F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прп. (2), Слава, І нині: богородичний з недільних, за гласом тропаря прп. Катизма чергова з сідальними прп., також полієлей з величаннями. Степенна 4-го гласу, перший антифон. Прокімен, Єв. Мт. 43 зач.; 11:27-30. Пс. 50, і стихира прп. Канон Богородиці і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6F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прп.</w:t>
      </w:r>
    </w:p>
    <w:p w:rsidR="00000000" w:rsidDel="00000000" w:rsidP="00000000" w:rsidRDefault="00000000" w:rsidRPr="00000000" w14:paraId="000006F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вся Служба – прп. Апостол і Євангеліє: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118 зач.; 15, 17-29. Єв. – Мт. 49 зач.; 12, 46 – 13, 3.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Гал. 213 зач.; 5, 22 – 6, 2. Єв. – Лк. 24 зач.; 6, 17-23.</w:t>
        <w:br w:type="textWrapping"/>
      </w:r>
    </w:p>
    <w:p w:rsidR="00000000" w:rsidDel="00000000" w:rsidP="00000000" w:rsidRDefault="00000000" w:rsidRPr="00000000" w14:paraId="000006FD">
      <w:pPr>
        <w:spacing w:before="240" w:lineRule="auto"/>
        <w:rPr>
          <w:rFonts w:ascii="Times New Roman" w:cs="Times New Roman" w:eastAsia="Times New Roman" w:hAnsi="Times New Roman"/>
          <w:color w:val="ff0000"/>
          <w:highlight w:val="yellow"/>
        </w:rPr>
      </w:pPr>
      <w:r w:rsidDel="00000000" w:rsidR="00000000" w:rsidRPr="00000000">
        <w:rPr>
          <w:rtl w:val="0"/>
        </w:rPr>
      </w:r>
    </w:p>
    <w:p w:rsidR="00000000" w:rsidDel="00000000" w:rsidP="00000000" w:rsidRDefault="00000000" w:rsidRPr="00000000" w14:paraId="000006FE">
      <w:pPr>
        <w:spacing w:after="240"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w:t>
      </w:r>
    </w:p>
    <w:p w:rsidR="00000000" w:rsidDel="00000000" w:rsidP="00000000" w:rsidRDefault="00000000" w:rsidRPr="00000000" w14:paraId="000006F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70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11 🕂 Переставлення блаженної Ольги, княгині Київської, у хрещенні названої Оленою.</w:t>
      </w:r>
    </w:p>
    <w:p w:rsidR="00000000" w:rsidDel="00000000" w:rsidP="00000000" w:rsidRDefault="00000000" w:rsidRPr="00000000" w14:paraId="0000070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Святої мучениці і прехвальної Євфимії.</w:t>
      </w:r>
    </w:p>
    <w:p w:rsidR="00000000" w:rsidDel="00000000" w:rsidP="00000000" w:rsidRDefault="00000000" w:rsidRPr="00000000" w14:paraId="0000070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“Господи, взиваю” - 8 стихир рівноап., Сл.: рівноап., І нині: богородичний-догмат за гласом “Слава”. Прокімен дня і три читання рівноап.: 1 Цар. 8:22-30, Іс. 61:10-62:5, Іс. 60:1-11. На стиховні - стихири рівноап., Слава: рівноап., І нині: богородичний з воскрес. стиховні за гласом “Слава”. По “Отче наш” – тропар рівноап., Слава, І нині: богородичний воскресний за гласом тропаря рівноап. Відпуст великий з поминанням тільки служби рівноап.</w:t>
      </w:r>
    </w:p>
    <w:p w:rsidR="00000000" w:rsidDel="00000000" w:rsidP="00000000" w:rsidRDefault="00000000" w:rsidRPr="00000000" w14:paraId="0000070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рівноап. (2), Слава, І нині: богородичний воскрес. за гласом тропаря рівноап. Катизми рядові зі сідальними рівноап., також полієлей з величаннями і пополієлейний сідальний рівноап. Степенна 4-го гласу, перший антифон. Прокімен рівноап., Єв. – Ів. 36 зач.; 10, 9-16. Пс. 50, і стихира рівноап. Канон Богородиці («Немокрими ногами», глас 2-й недільної утрені, або «Море перейшовши», глас 8-й повечір’я у вівторок) і рівноап. Катавасія по кожній пісні – «Відкрию». По 3-ій пісні – сідальний рівноап., по 6-ій – кондак-ікос рівноап., по 9-ій – світильний рівноап. Хвалитні стихири рівноап. – 4, Слава: рівноап., І нині: богородичний, за гласом наславника. По великому славослов’ї з трисвятим – тропар рівноап., Слава, І нині: богородичний з недільних за гласом тропаря рівноап. Відпуст великий з поминанням тільки служби рівноап.</w:t>
      </w:r>
    </w:p>
    <w:p w:rsidR="00000000" w:rsidDel="00000000" w:rsidP="00000000" w:rsidRDefault="00000000" w:rsidRPr="00000000" w14:paraId="0000070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часах: тропар і кондак рівноап.</w:t>
      </w:r>
    </w:p>
    <w:p w:rsidR="00000000" w:rsidDel="00000000" w:rsidP="00000000" w:rsidRDefault="00000000" w:rsidRPr="00000000" w14:paraId="0000070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рівноап. Апостол і євангелія спочатку – дня, а потім – рівноап.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120 зач.; 16, 1-16. Єв. – Мт. 50 зач.; 13, 4-9. </w:t>
      </w:r>
      <w:r w:rsidDel="00000000" w:rsidR="00000000" w:rsidRPr="00000000">
        <w:rPr>
          <w:rFonts w:ascii="Times New Roman" w:cs="Times New Roman" w:eastAsia="Times New Roman" w:hAnsi="Times New Roman"/>
          <w:i w:val="1"/>
          <w:color w:val="ff0000"/>
          <w:rtl w:val="0"/>
        </w:rPr>
        <w:t xml:space="preserve">Ольги:</w:t>
      </w:r>
      <w:r w:rsidDel="00000000" w:rsidR="00000000" w:rsidRPr="00000000">
        <w:rPr>
          <w:rFonts w:ascii="Times New Roman" w:cs="Times New Roman" w:eastAsia="Times New Roman" w:hAnsi="Times New Roman"/>
          <w:color w:val="ff0000"/>
          <w:rtl w:val="0"/>
        </w:rPr>
        <w:t xml:space="preserve"> Ап. – Ді. 49 зач.; 16, 1-5. 12-20. Єв. – Ів. 35 зач.; 10, 1-9.</w:t>
      </w:r>
    </w:p>
    <w:p w:rsidR="00000000" w:rsidDel="00000000" w:rsidP="00000000" w:rsidRDefault="00000000" w:rsidRPr="00000000" w14:paraId="00000706">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0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7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Святих мучеників Прокла й Іларія. Преподобного отця нашого Михаїла Малеїна.</w:t>
      </w:r>
    </w:p>
    <w:p w:rsidR="00000000" w:rsidDel="00000000" w:rsidP="00000000" w:rsidRDefault="00000000" w:rsidRPr="00000000" w14:paraId="000007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мчч. і 3 прп., Сл.: мчч., І нині: богородичний-догмат 3-го гласу. Прокімен дня. Стиховня Октоїха. По «Отче наш»: тропар мчч., Сл.: прп., І нині: богород. воскресний за гласом тропаря прп. Відпуст великий з поминанням цілого тижня, мчч. та прп. </w:t>
      </w:r>
    </w:p>
    <w:p w:rsidR="00000000" w:rsidDel="00000000" w:rsidP="00000000" w:rsidRDefault="00000000" w:rsidRPr="00000000" w14:paraId="0000070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(2), Сл.: прп., І нині: богород. воскресний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 Октоїха. По «Отче наш»: тропар мчч., Сл.: прп., І нині: богород. відпустовий за гласом тропаря прп. і за днем тижня. Відпуст великий з поминанням цілого тижня, мчч. та прп. </w:t>
      </w:r>
    </w:p>
    <w:p w:rsidR="00000000" w:rsidDel="00000000" w:rsidP="00000000" w:rsidRDefault="00000000" w:rsidRPr="00000000" w14:paraId="0000070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0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 мчч. та 9-му – прп.  </w:t>
      </w:r>
    </w:p>
    <w:p w:rsidR="00000000" w:rsidDel="00000000" w:rsidP="00000000" w:rsidRDefault="00000000" w:rsidRPr="00000000" w14:paraId="0000070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1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97 зач.; 8, 14-21. Єв. – Мт. 30 зач.; 9, 9-13.</w:t>
      </w:r>
    </w:p>
    <w:p w:rsidR="00000000" w:rsidDel="00000000" w:rsidP="00000000" w:rsidRDefault="00000000" w:rsidRPr="00000000" w14:paraId="000007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1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714">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13 </w:t>
      </w:r>
      <w:r w:rsidDel="00000000" w:rsidR="00000000" w:rsidRPr="00000000">
        <w:rPr>
          <w:rFonts w:ascii="Times New Roman" w:cs="Times New Roman" w:eastAsia="Times New Roman" w:hAnsi="Times New Roman"/>
          <w:i w:val="1"/>
          <w:color w:val="ff0000"/>
          <w:rtl w:val="0"/>
        </w:rPr>
        <w:t xml:space="preserve">Неділя 5-та по Зісланні Святого Духа. Пам’ять Святих Отців шести Вселенських Соборів. Глас 4. Єв. 5.</w:t>
      </w:r>
    </w:p>
    <w:p w:rsidR="00000000" w:rsidDel="00000000" w:rsidP="00000000" w:rsidRDefault="00000000" w:rsidRPr="00000000" w14:paraId="0000071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Собор святого архангела Гавриїла.</w:t>
      </w:r>
    </w:p>
    <w:p w:rsidR="00000000" w:rsidDel="00000000" w:rsidP="00000000" w:rsidRDefault="00000000" w:rsidRPr="00000000" w14:paraId="0000071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Стефана Савваїта. Святого отця нашого Юліана, єпископа Кеноманійського.</w:t>
      </w:r>
    </w:p>
    <w:p w:rsidR="00000000" w:rsidDel="00000000" w:rsidP="00000000" w:rsidRDefault="00000000" w:rsidRPr="00000000" w14:paraId="0000071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(службу св. переносимо на інший день, за рішенням настоятеля)</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4 воскрес. та 6 Отців, Сл.: Отців, І нині: догмат 4-го гласу. Прокімен дня і три читання Отців: Второзакон. 1, 8-17; Второзакон. 10, 14-21; Бт. 14, 14-20. Стиховня воскрес., Сл.: Отців, І нині: богород. за гласом Сл. По “Отче наш” тропар воскрес., Сл.: тропар Отців, І нині: богород. з  неділ. за гласом тр. Отців. Відпуст великий з помин. неділ., і святих Отців.</w:t>
      </w:r>
    </w:p>
    <w:p w:rsidR="00000000" w:rsidDel="00000000" w:rsidP="00000000" w:rsidRDefault="00000000" w:rsidRPr="00000000" w14:paraId="0000071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 (2), Сл.: тропар Отців, І нині: богород. з неділ. за гласом тр. Отців. Катизми черг., сідал. воскрес., Полієлей, “Ангельський  собор”, іпакой, степенна і прокімен воскрес. 4-го гласу. Єв. – Лк. 113 зач.; 24, 12-35. По Пс. 50 стихира неділ. Канон воскрес., Богородиці, Отців. Катавасія “Відкрию уста мої”. По 3-ій – конд.-ікос і сідал. Отців; по 6-ій – конд.-ікос воскрес.; на 9-ій – “Чеснішу”, по 9-ій – “Свят Господь Бог наш” (3), світил. воскрес., Сл.: світил. Отців, І нині:  богород.  світил. Отців. Хвалитніх стихир 8: 4 – воскрес. і 4 – Отців, Сл.: Отців, І нині: “Преблагословенна”. По вел. славослов’ї – тропар “Воскресши з гробу”. Відпуст великий з помин. воскрес. та Отців. Після відпусту: Сл., І нині: стихира єванг. Відпуст великий з помин. воскрес., і святих Отців.</w:t>
      </w:r>
    </w:p>
    <w:p w:rsidR="00000000" w:rsidDel="00000000" w:rsidP="00000000" w:rsidRDefault="00000000" w:rsidRPr="00000000" w14:paraId="0000071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 Сл.: тропар Отців. Кондаки: на 1-му та 6-му – воскрес., на 3-му та 6-му – Отців.</w:t>
      </w:r>
    </w:p>
    <w:p w:rsidR="00000000" w:rsidDel="00000000" w:rsidP="00000000" w:rsidRDefault="00000000" w:rsidRPr="00000000" w14:paraId="0000071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тропар Отців, конд. воскрес., Сл.: кондак Отців, І нині: богород. за голосом Сл.; прокімен, Ап., алилуя, Єв. і причасний воскрес. та Отців.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103 зач.; 10, 1-10. Єв. – Мт. 28 зач.; 8, 28 – 9, 1. </w:t>
      </w:r>
      <w:r w:rsidDel="00000000" w:rsidR="00000000" w:rsidRPr="00000000">
        <w:rPr>
          <w:rFonts w:ascii="Times New Roman" w:cs="Times New Roman" w:eastAsia="Times New Roman" w:hAnsi="Times New Roman"/>
          <w:i w:val="1"/>
          <w:color w:val="ff0000"/>
          <w:rtl w:val="0"/>
        </w:rPr>
        <w:t xml:space="preserve">Отців:</w:t>
      </w:r>
      <w:r w:rsidDel="00000000" w:rsidR="00000000" w:rsidRPr="00000000">
        <w:rPr>
          <w:rFonts w:ascii="Times New Roman" w:cs="Times New Roman" w:eastAsia="Times New Roman" w:hAnsi="Times New Roman"/>
          <w:color w:val="ff0000"/>
          <w:rtl w:val="0"/>
        </w:rPr>
        <w:t xml:space="preserve"> Ап. – Євр. 334 зач.; 13, 7-16. Єв. – Ів. 86 зач.; 17, 1-13. Відпуст з помин  воскрес. та святих Отців.</w:t>
      </w:r>
    </w:p>
    <w:p w:rsidR="00000000" w:rsidDel="00000000" w:rsidP="00000000" w:rsidRDefault="00000000" w:rsidRPr="00000000" w14:paraId="0000071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7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7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Тиждень 6-ий по Зісланні Святого Духа.</w:t>
      </w:r>
    </w:p>
    <w:p w:rsidR="00000000" w:rsidDel="00000000" w:rsidP="00000000" w:rsidRDefault="00000000" w:rsidRPr="00000000" w14:paraId="000007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апостола Акили. </w:t>
      </w:r>
    </w:p>
    <w:p w:rsidR="00000000" w:rsidDel="00000000" w:rsidP="00000000" w:rsidRDefault="00000000" w:rsidRPr="00000000" w14:paraId="000007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ап., Сл.: ап., І нині: богород. Прокімен дня. Стиховня Октоїха. По «Отче наш»: тропар ап., Сл., І нині: богород. відпустовий за гласом тропаря ап. і за днем тижня. Відпуст середній з помин. ап. </w:t>
      </w:r>
    </w:p>
    <w:p w:rsidR="00000000" w:rsidDel="00000000" w:rsidP="00000000" w:rsidRDefault="00000000" w:rsidRPr="00000000" w14:paraId="000007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Відпуст середній з помин. ап. </w:t>
      </w:r>
    </w:p>
    <w:p w:rsidR="00000000" w:rsidDel="00000000" w:rsidP="00000000" w:rsidRDefault="00000000" w:rsidRPr="00000000" w14:paraId="000007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 </w:t>
      </w:r>
    </w:p>
    <w:p w:rsidR="00000000" w:rsidDel="00000000" w:rsidP="00000000" w:rsidRDefault="00000000" w:rsidRPr="00000000" w14:paraId="000007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121 зач.; 16, 17-24. Єв. – Мт. 51 зач.; 13, 10-23.</w:t>
      </w:r>
    </w:p>
    <w:p w:rsidR="00000000" w:rsidDel="00000000" w:rsidP="00000000" w:rsidRDefault="00000000" w:rsidRPr="00000000" w14:paraId="0000072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w:t>
      </w:r>
    </w:p>
    <w:p w:rsidR="00000000" w:rsidDel="00000000" w:rsidP="00000000" w:rsidRDefault="00000000" w:rsidRPr="00000000" w14:paraId="0000072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15 🕁 Святого рівноапостольного, великого князя Володимира, у святому хрещенні названого Василієм. </w:t>
      </w:r>
    </w:p>
    <w:p w:rsidR="00000000" w:rsidDel="00000000" w:rsidP="00000000" w:rsidRDefault="00000000" w:rsidRPr="00000000" w14:paraId="0000072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Кирика і Юліти.</w:t>
      </w:r>
    </w:p>
    <w:p w:rsidR="00000000" w:rsidDel="00000000" w:rsidP="00000000" w:rsidRDefault="00000000" w:rsidRPr="00000000" w14:paraId="0000072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рівноап. Слава: рівноап., І нині: богородичний-догмат за гласом «Слава». Прокімен дня і три читання рівноап.: 1 Цар. 8:22-30, Іс. 61:10-62:5, Іс. 60:1-11. На Литії: стихири рівноап. Стиховня ціла рівноап., зі своїми приспівами, Сл., рівноап., І нині: богородичний з недільної стиховні за гласом наславника. На благословення хлібів тропар: рівноап. (2)  і «Богородице Діво» (1). Відпуст великий з поминанням рівноап.</w:t>
      </w:r>
    </w:p>
    <w:p w:rsidR="00000000" w:rsidDel="00000000" w:rsidP="00000000" w:rsidRDefault="00000000" w:rsidRPr="00000000" w14:paraId="0000072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рівноап. (2), Слава, І нині: богородичний з недільних, за гласом тропаря рівноап. Катизми рядові зі сідальними рівноап., також полієлей з величаннями і пополієлейний сідальний рівноап. Степенна 4-го гласу, перший антифон. Прокімен, Єв. Ів. 36 зач.; 10:9-16. Пс. 50, і стихира рівноап. Канон Богородиці («Немокрими ногами», глас 2-й недільної утрені, або «Море перейшовши», глас 8-й повечір’я у вівторок) і рівноап. Катавасія по кожній пісні – «Відкрию». По 3-ій пісні – сідальний рівноап., по 6-ій – кондак-ікос рівноап., по 9-ій – світильний рівноап. Хвалитні стихири рівноап. – 4, Слава: рівноап., І нині: богородичний, за гласом наславника. По великому славослов’ї з трисвятим – тропар рівноап., Слава, І нині: богородичний з недільних за гласом тропаря рівноап. Відпуст великий з поминанням тільки служби рівноап.</w:t>
      </w:r>
    </w:p>
    <w:p w:rsidR="00000000" w:rsidDel="00000000" w:rsidP="00000000" w:rsidRDefault="00000000" w:rsidRPr="00000000" w14:paraId="0000072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часах: тропар і кондак рівноап.</w:t>
      </w:r>
    </w:p>
    <w:p w:rsidR="00000000" w:rsidDel="00000000" w:rsidP="00000000" w:rsidRDefault="00000000" w:rsidRPr="00000000" w14:paraId="0000072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рівноап. Апостол і євангелія спочатку – дня, а потім – рівноап.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Кор. 122 зач.; 1, 1-9. Єв. – Мт. 52 зач.; 13, 24-30. </w:t>
      </w:r>
      <w:r w:rsidDel="00000000" w:rsidR="00000000" w:rsidRPr="00000000">
        <w:rPr>
          <w:rFonts w:ascii="Times New Roman" w:cs="Times New Roman" w:eastAsia="Times New Roman" w:hAnsi="Times New Roman"/>
          <w:i w:val="1"/>
          <w:color w:val="ff0000"/>
          <w:rtl w:val="0"/>
        </w:rPr>
        <w:t xml:space="preserve">Рівноап.:</w:t>
      </w:r>
      <w:r w:rsidDel="00000000" w:rsidR="00000000" w:rsidRPr="00000000">
        <w:rPr>
          <w:rFonts w:ascii="Times New Roman" w:cs="Times New Roman" w:eastAsia="Times New Roman" w:hAnsi="Times New Roman"/>
          <w:color w:val="ff0000"/>
          <w:rtl w:val="0"/>
        </w:rPr>
        <w:t xml:space="preserve"> Ап. – Гал. 200 зач.; 1, 11-19. Єв. – Ів. 35 зач.; 10, 1-9.</w:t>
      </w:r>
    </w:p>
    <w:p w:rsidR="00000000" w:rsidDel="00000000" w:rsidP="00000000" w:rsidRDefault="00000000" w:rsidRPr="00000000" w14:paraId="0000072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2D">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7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Святого священномученика Атеногена і десятьох учнів його. </w:t>
      </w:r>
    </w:p>
    <w:p w:rsidR="00000000" w:rsidDel="00000000" w:rsidP="00000000" w:rsidRDefault="00000000" w:rsidRPr="00000000" w14:paraId="0000073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7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7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7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127 зач.; 2, 9 – 3, 8. Єв. – Мт. 53 зач.; 13, 31-36.</w:t>
      </w:r>
    </w:p>
    <w:p w:rsidR="00000000" w:rsidDel="00000000" w:rsidP="00000000" w:rsidRDefault="00000000" w:rsidRPr="00000000" w14:paraId="0000073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73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 Святої великомучениці Марини.</w:t>
      </w:r>
    </w:p>
    <w:p w:rsidR="00000000" w:rsidDel="00000000" w:rsidP="00000000" w:rsidRDefault="00000000" w:rsidRPr="00000000" w14:paraId="0000073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Блаженного священномученика Павла Гойдича, єпископа Пряшівського. </w:t>
      </w:r>
    </w:p>
    <w:p w:rsidR="00000000" w:rsidDel="00000000" w:rsidP="00000000" w:rsidRDefault="00000000" w:rsidRPr="00000000" w14:paraId="0000073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влкмчц., Сл., І нині: богород. Прокімен дня. Стиховня Октоїха. По «Отче наш»: тропар влкмчц., Сл., І нині: богород. відпустовий за гласом тропаря влкмчц. і за днем тижня. Відпуст середній з помин. влкмчц. </w:t>
      </w:r>
    </w:p>
    <w:p w:rsidR="00000000" w:rsidDel="00000000" w:rsidP="00000000" w:rsidRDefault="00000000" w:rsidRPr="00000000" w14:paraId="0000073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влкмчц.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влкмчц. Катизми черг., сідальні Октоїха. Пс. 50. Канон Октоїха і влкмчц. На 9-ій пісні – «Чеснішу від херувимів». По 9-ій – світильний Октоїха, Сл.: світильний влкмчц., І нині: його богород. Стиховня Октоїха. По «Отче наш»: тропар влкмчц., Сл., І нині: богород. за гласом тропаря влкмчц. і за днем тижня. Відпуст середній з помин. влкмчц. </w:t>
      </w:r>
    </w:p>
    <w:p w:rsidR="00000000" w:rsidDel="00000000" w:rsidP="00000000" w:rsidRDefault="00000000" w:rsidRPr="00000000" w14:paraId="000007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влкмчц. </w:t>
      </w:r>
    </w:p>
    <w:p w:rsidR="00000000" w:rsidDel="00000000" w:rsidP="00000000" w:rsidRDefault="00000000" w:rsidRPr="00000000" w14:paraId="000007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129 зач.; 3, 18-23. Єв. – Мт. 54 зач.; 13, 36-43.</w:t>
      </w:r>
    </w:p>
    <w:p w:rsidR="00000000" w:rsidDel="00000000" w:rsidP="00000000" w:rsidRDefault="00000000" w:rsidRPr="00000000" w14:paraId="0000073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73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74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мученика Якинта, що в Амастриді. Святого мученика Еміліяна. Блаженної преподобномучениці Тарсикії Мацьків. </w:t>
      </w:r>
    </w:p>
    <w:p w:rsidR="00000000" w:rsidDel="00000000" w:rsidP="00000000" w:rsidRDefault="00000000" w:rsidRPr="00000000" w14:paraId="0000074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74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74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74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130 зач.; 4, 5-8. Єв. – Мт. 55 зач.; 13, 44-54</w:t>
      </w:r>
    </w:p>
    <w:p w:rsidR="00000000" w:rsidDel="00000000" w:rsidP="00000000" w:rsidRDefault="00000000" w:rsidRPr="00000000" w14:paraId="000007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7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74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Преподобної матері нашої Макрини, сестри святого Василія Великого. Преподобного отця нашого Дія. </w:t>
      </w:r>
    </w:p>
    <w:p w:rsidR="00000000" w:rsidDel="00000000" w:rsidP="00000000" w:rsidRDefault="00000000" w:rsidRPr="00000000" w14:paraId="0000074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прп. Макрини. і 3 прп. Дія., Сл.: прп. Макрини., І нині: богородичний-догмат 4-го гласу. Прокімен дня. Стиховня Октоїха. По «Отче наш»: тропар прп. Макрини., Сл.: прп. Дія., І нині: богород. воскресний за гласом тропаря прп. Дія. Відпуст великий з поминанням цілого тижня, прп. Макрини. та прп. Дія.</w:t>
      </w:r>
    </w:p>
    <w:p w:rsidR="00000000" w:rsidDel="00000000" w:rsidP="00000000" w:rsidRDefault="00000000" w:rsidRPr="00000000" w14:paraId="000007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Макрини. (2), Сл.: прп. Дія., І нині: богород. воскресний за гласом тропаря прп. Дія. Катизми чергові, сідальні Октоїха. Канон Октоїха, прп. Макрини. та прп. Дія. По 9-ій пісні – світильний Октоїха, прп. Макрини., Сл.: світил. прп. Дія., І нині: богородичний. Стиховня Октоїха. По «Отче наш»: тропар прп. Макрини., Сл.: прп. Дія., І нині: богород. відпустовий за гласом тропаря прп. Дія. і за днем тижня. Відпуст великий з поминанням цілого тижня, прп. Макрини. та прп. Дія.</w:t>
      </w:r>
    </w:p>
    <w:p w:rsidR="00000000" w:rsidDel="00000000" w:rsidP="00000000" w:rsidRDefault="00000000" w:rsidRPr="00000000" w14:paraId="000007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 прп. Макрини. та 9-му – прп. Дія.</w:t>
      </w:r>
    </w:p>
    <w:p w:rsidR="00000000" w:rsidDel="00000000" w:rsidP="00000000" w:rsidRDefault="00000000" w:rsidRPr="00000000" w14:paraId="000007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100 зач.; 9, 1-5. Єв. – Мт. 32 зач.; 9, 18-26.</w:t>
      </w:r>
    </w:p>
    <w:p w:rsidR="00000000" w:rsidDel="00000000" w:rsidP="00000000" w:rsidRDefault="00000000" w:rsidRPr="00000000" w14:paraId="0000074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752">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20 </w:t>
      </w:r>
      <w:r w:rsidDel="00000000" w:rsidR="00000000" w:rsidRPr="00000000">
        <w:rPr>
          <w:rFonts w:ascii="Times New Roman" w:cs="Times New Roman" w:eastAsia="Times New Roman" w:hAnsi="Times New Roman"/>
          <w:i w:val="1"/>
          <w:color w:val="ff0000"/>
          <w:rtl w:val="0"/>
        </w:rPr>
        <w:t xml:space="preserve">Неділя 6-та по Зісланні Святого Духа. Глас 5. Єв. 6.</w:t>
      </w:r>
    </w:p>
    <w:p w:rsidR="00000000" w:rsidDel="00000000" w:rsidP="00000000" w:rsidRDefault="00000000" w:rsidRPr="00000000" w14:paraId="00000753">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Святого славного пророка Іллі.</w:t>
      </w:r>
    </w:p>
    <w:p w:rsidR="00000000" w:rsidDel="00000000" w:rsidP="00000000" w:rsidRDefault="00000000" w:rsidRPr="00000000" w14:paraId="0000075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прор., Слава: прор., І нині: богородичний-догмат 5-го гласу. Прокімен дня і три читання прор.: ІІ Цар. 2, 1; 6-14, І Цар. 17, 1-24, І Цар. 18, 1-46 та 19, 1-16. На литії - стихира храму і стихири апп. Стиховня воскресна, Сл.: прор., І нині: богородичний з недільної стиховні за гласом «Слава». По благословенні хлібів - тропар апп. (2) і «Богородице Діво» (1). Відпуст великий недільний, з поминанням прор. </w:t>
      </w:r>
    </w:p>
    <w:p w:rsidR="00000000" w:rsidDel="00000000" w:rsidP="00000000" w:rsidRDefault="00000000" w:rsidRPr="00000000" w14:paraId="0000075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прор., І нині: богородичний воскрес. за гласом «Слава». Катизми черг., сідал. воскрес., також Полієлей з величанням прор. (без «Сл., І нині. Алилуя, алилуя, алилуя. Слава Тобі, Боже») і одразу «Ангельський собор», іпакой воскресний, також 1-й і 2-й сідальний прор. без богородичних, Слава: 3-й сідальний апп., І нині: його богородичний. Степенна та прокімен 5-го гласу. Єв. – Лк. 114 зач.; 24, 36-53. «Воскресіння Христове». Пс. 50. Стихира недільна. Канон воскресний, Богородиці і апп. Катавасія чергова: По 3-ій пісні – кондак-ікос і сідальний прор. По 6-ій – кондак-ікос воскресний. На 9-ій пісні – «Чеснішу від херувимів». По 9-ій – «Свят Господь Бог наш» і світильний воскресний, Сл.: прор., І нині: богородичний воскресного світильного. На хвалитних – 8 стихир: 4 воскресних і 4 прор. з приспівами, поданими на стиховні вечірні, Сл.: стихира євангельська, І нині: «Преблагословенна». По вел. славослов’ї тропар “Сьогодні спасіння світу”. Відпуст великий недільний, з поминанням прор. </w:t>
      </w:r>
    </w:p>
    <w:p w:rsidR="00000000" w:rsidDel="00000000" w:rsidP="00000000" w:rsidRDefault="00000000" w:rsidRPr="00000000" w14:paraId="000007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прор.; кондаки – поперемінно, тобто: на 1-му і 6-му – воскресний, на 3-му і 9-му – прор.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прор.; також кондак воскресний, Слава: прор., І нині: богородичний (або один зі свят богородичних за гласом наславника). Прокімен, апостол, алилуя, євангелія і причасний – спочатку неділі, а після – апп.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Рим. 110 зач.; 12, 6-14. Єв. – Мт. 29 зач.; 9, 1-8. </w:t>
      </w:r>
      <w:r w:rsidDel="00000000" w:rsidR="00000000" w:rsidRPr="00000000">
        <w:rPr>
          <w:rFonts w:ascii="Times New Roman" w:cs="Times New Roman" w:eastAsia="Times New Roman" w:hAnsi="Times New Roman"/>
          <w:i w:val="1"/>
          <w:color w:val="ff0000"/>
          <w:rtl w:val="0"/>
        </w:rPr>
        <w:t xml:space="preserve">Прор.: </w:t>
      </w:r>
      <w:r w:rsidDel="00000000" w:rsidR="00000000" w:rsidRPr="00000000">
        <w:rPr>
          <w:rFonts w:ascii="Times New Roman" w:cs="Times New Roman" w:eastAsia="Times New Roman" w:hAnsi="Times New Roman"/>
          <w:color w:val="ff0000"/>
          <w:rtl w:val="0"/>
        </w:rPr>
        <w:t xml:space="preserve">Ап. – Як. 57 зач.; 5, 10-20. Єв. – Лк. 14 зач.; 4, 22-30.</w:t>
      </w:r>
      <w:r w:rsidDel="00000000" w:rsidR="00000000" w:rsidRPr="00000000">
        <w:rPr>
          <w:rFonts w:ascii="Times New Roman" w:cs="Times New Roman" w:eastAsia="Times New Roman" w:hAnsi="Times New Roman"/>
          <w:color w:val="ff0000"/>
          <w:highlight w:val="yellow"/>
          <w:rtl w:val="0"/>
        </w:rPr>
        <w:t xml:space="preserve"> </w:t>
      </w:r>
      <w:r w:rsidDel="00000000" w:rsidR="00000000" w:rsidRPr="00000000">
        <w:rPr>
          <w:rtl w:val="0"/>
        </w:rPr>
      </w:r>
    </w:p>
    <w:p w:rsidR="00000000" w:rsidDel="00000000" w:rsidP="00000000" w:rsidRDefault="00000000" w:rsidRPr="00000000" w14:paraId="0000075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7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Тиждень 7-ий по Зісланні Святого Духа.</w:t>
      </w:r>
    </w:p>
    <w:p w:rsidR="00000000" w:rsidDel="00000000" w:rsidP="00000000" w:rsidRDefault="00000000" w:rsidRPr="00000000" w14:paraId="000007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Преподобних отців наших Симеона, Христа ради юродивого, та Івана, співпосника його. Святого пророка Єзекиїла. </w:t>
      </w:r>
    </w:p>
    <w:p w:rsidR="00000000" w:rsidDel="00000000" w:rsidP="00000000" w:rsidRDefault="00000000" w:rsidRPr="00000000" w14:paraId="000007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прпп., 3 прор., Сл., І нині: богородичний. Прокімен дня. Стиховня Октоїха. По «Отче наш»: тропар прпп., Сл.: прор., І нині: богород. відпустовий за гласом тропаря прор. і за днем тижня. Відпуст середній з помин. прпп. і прор. </w:t>
      </w:r>
    </w:p>
    <w:p w:rsidR="00000000" w:rsidDel="00000000" w:rsidP="00000000" w:rsidRDefault="00000000" w:rsidRPr="00000000" w14:paraId="000007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прор., І нині: богород. відпустовий за гласом тропаря прор. Катизми чергові, сідальні Октоїха. Канон Октоїха, прпп. і прор. На 9-ій пісні – «Чеснішу від херувимів». По 9-ій – світильний Октоїха, прпп., Сл.: прор., І нині: богородичний. Стиховня Октоїха. По «Отче наш»: тропар прпп., Сл.: прор., І нині: богород. за гласом тропаря прор. і за днем тижня. Відпуст середній з помин. прпп. і прор. </w:t>
      </w:r>
    </w:p>
    <w:p w:rsidR="00000000" w:rsidDel="00000000" w:rsidP="00000000" w:rsidRDefault="00000000" w:rsidRPr="00000000" w14:paraId="000007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прпп. та 9-му – прор. </w:t>
      </w:r>
    </w:p>
    <w:p w:rsidR="00000000" w:rsidDel="00000000" w:rsidP="00000000" w:rsidRDefault="00000000" w:rsidRPr="00000000" w14:paraId="000007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134 зач.; 5, 9 – 6, 11. Єв. – Мт. 56 зач.; 13, 54-58.</w:t>
      </w:r>
    </w:p>
    <w:p w:rsidR="00000000" w:rsidDel="00000000" w:rsidP="00000000" w:rsidRDefault="00000000" w:rsidRPr="00000000" w14:paraId="00000761">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7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 Святої мироносиці й рівноапостольної Марії Магдалини. Повернення мощів святого священномученика Фоки. </w:t>
      </w:r>
    </w:p>
    <w:p w:rsidR="00000000" w:rsidDel="00000000" w:rsidP="00000000" w:rsidRDefault="00000000" w:rsidRPr="00000000" w14:paraId="000007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рівноап., 3 свщмч., Сл., І нині: богородичний. Прокімен дня. Стиховня Октоїха. По «Отче наш»: тропар рівноап., Сл.: свщмч., І нині: богород. відпустовий за гласом тропаря свщмч. і за днем тижня. Відпуст середній з помин. рівноап. і свщмч. </w:t>
      </w:r>
    </w:p>
    <w:p w:rsidR="00000000" w:rsidDel="00000000" w:rsidP="00000000" w:rsidRDefault="00000000" w:rsidRPr="00000000" w14:paraId="0000076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рівноап.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свщмч., І нині: богород. відпустовий за гласом тропаря свщмч. Катизми чергові, сідальні Октоїха. Канон Октоїха, рівноап. і свщмч. На 9-ій пісні – «Чеснішу від херувимів». По 9-ій – світильний Октоїха, рівноап., Сл.: свщмч., І нині: богородичний. Стиховня Октоїха. По «Отче наш»: тропар рівноап., Сл.: свщмч., І нині: богород. за гласом тропаря свщмч. і за днем тижня. Відпуст середній з помин. рівноап. і свщмч.  </w:t>
      </w:r>
    </w:p>
    <w:p w:rsidR="00000000" w:rsidDel="00000000" w:rsidP="00000000" w:rsidRDefault="00000000" w:rsidRPr="00000000" w14:paraId="0000076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рівноап. та 9-му – свщмч. </w:t>
      </w:r>
    </w:p>
    <w:p w:rsidR="00000000" w:rsidDel="00000000" w:rsidP="00000000" w:rsidRDefault="00000000" w:rsidRPr="00000000" w14:paraId="000007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136 зач.; 6, 20 – 7, 12. Єв. – Мт. 57 зач.; 14, 1-13. </w:t>
      </w:r>
    </w:p>
    <w:p w:rsidR="00000000" w:rsidDel="00000000" w:rsidP="00000000" w:rsidRDefault="00000000" w:rsidRPr="00000000" w14:paraId="0000076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7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Святих мучеників Трофима, Теофіла і тих, що з ними. Блаженного священномученика Василія Гопка, єпископа. </w:t>
      </w:r>
    </w:p>
    <w:p w:rsidR="00000000" w:rsidDel="00000000" w:rsidP="00000000" w:rsidRDefault="00000000" w:rsidRPr="00000000" w14:paraId="0000076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7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7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7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137 зач.; 7, 12-24. Єв. – Мт. 60 зач.; 14, 35 – 15, 11.</w:t>
      </w:r>
    </w:p>
    <w:p w:rsidR="00000000" w:rsidDel="00000000" w:rsidP="00000000" w:rsidRDefault="00000000" w:rsidRPr="00000000" w14:paraId="0000077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77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77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24🕂 Святих мучеників Бориса і Гліба, у святому хрещенні названих Романом і Давидом. </w:t>
      </w:r>
    </w:p>
    <w:p w:rsidR="00000000" w:rsidDel="00000000" w:rsidP="00000000" w:rsidRDefault="00000000" w:rsidRPr="00000000" w14:paraId="0000077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Святої великомучениці Христини. Преподобного отця нашого Шарбеля.</w:t>
      </w:r>
    </w:p>
    <w:p w:rsidR="00000000" w:rsidDel="00000000" w:rsidP="00000000" w:rsidRDefault="00000000" w:rsidRPr="00000000" w14:paraId="0000077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стихир – 6 всі мчч., Слава: мчч., І нині: богородичний-догмат за гласом «Слава». Прокімен дня і три читання мчч.: Іс. 43:9-14, Муд. 3:1-9, Муд. 5:15-6:3. Стиховня ціла мчч., зі своїми приспівами, Сл.: мчч., І нині: богород. з воскрес. стиховні за гласом «Слава». Тропар мчч., Слава, І нині: богородичний з недільних за гласом тропаря мчч. Відпуст великий з поминанням служби мчч.</w:t>
      </w:r>
    </w:p>
    <w:p w:rsidR="00000000" w:rsidDel="00000000" w:rsidP="00000000" w:rsidRDefault="00000000" w:rsidRPr="00000000" w14:paraId="0000077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мчч. (2), Слава, І нині: богородичний з недільних, за гласом тропаря мчч. Катизма чергова з сідальними мчч., також полієлей з величаннями. Степенна 4-го гласу, перший антифон. Прокімен, Єв. Лк. 106 зач.; 21:12-19. Пс. 50, і стихира мчч. Канон Богородиці і мчч. По 9-ій – світильний мчч. Хвалитні стихири мчч. – 4. Слава: мчч., І нині: богородичний, за гласом наславника. По великому славослов’ї з трисвятим – тропар мчч., Слава, І нині: богородичний з недільних за гласом тропаря мчч. Відпуст великий з поминанням служби мчч.</w:t>
      </w:r>
    </w:p>
    <w:p w:rsidR="00000000" w:rsidDel="00000000" w:rsidP="00000000" w:rsidRDefault="00000000" w:rsidRPr="00000000" w14:paraId="0000077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мчч.</w:t>
      </w:r>
    </w:p>
    <w:p w:rsidR="00000000" w:rsidDel="00000000" w:rsidP="00000000" w:rsidRDefault="00000000" w:rsidRPr="00000000" w14:paraId="0000077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мчч.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Кор. 138 зач.; 7, 24-35. Єв. – Мт. 61 зач.; 15, 12-21. </w:t>
      </w:r>
      <w:r w:rsidDel="00000000" w:rsidR="00000000" w:rsidRPr="00000000">
        <w:rPr>
          <w:rFonts w:ascii="Times New Roman" w:cs="Times New Roman" w:eastAsia="Times New Roman" w:hAnsi="Times New Roman"/>
          <w:i w:val="1"/>
          <w:color w:val="ff0000"/>
          <w:rtl w:val="0"/>
        </w:rPr>
        <w:t xml:space="preserve">Мчч.: </w:t>
      </w:r>
      <w:r w:rsidDel="00000000" w:rsidR="00000000" w:rsidRPr="00000000">
        <w:rPr>
          <w:rFonts w:ascii="Times New Roman" w:cs="Times New Roman" w:eastAsia="Times New Roman" w:hAnsi="Times New Roman"/>
          <w:color w:val="ff0000"/>
          <w:rtl w:val="0"/>
        </w:rPr>
        <w:t xml:space="preserve">Ап. – Рим. 99 зач.; 8, 28-39. Єв. – Ів. 52 зач.; 15, 17 – 16, 2.</w:t>
      </w:r>
    </w:p>
    <w:p w:rsidR="00000000" w:rsidDel="00000000" w:rsidP="00000000" w:rsidRDefault="00000000" w:rsidRPr="00000000" w14:paraId="0000077C">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7D">
      <w:pPr>
        <w:spacing w:after="240" w:before="240"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77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77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25🕂 Успіння святої Анни, матері Пресвятої Богородиці. </w:t>
      </w:r>
    </w:p>
    <w:p w:rsidR="00000000" w:rsidDel="00000000" w:rsidP="00000000" w:rsidRDefault="00000000" w:rsidRPr="00000000" w14:paraId="0000078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Пам’ять святих жінок Олімпіади і Євпраксії. </w:t>
      </w:r>
    </w:p>
    <w:p w:rsidR="00000000" w:rsidDel="00000000" w:rsidP="00000000" w:rsidRDefault="00000000" w:rsidRPr="00000000" w14:paraId="0000078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стихир – 6 всі св. Анни, Слава, І нині: св. Анни. Прокімен дня, читань немає. Стиховня ціла св. Анни, зі своїми приспівами. Слава, І нині: св. Анни. Тропар св. Анни (без богородичного). Відпуст великий з поминанням тільки служби св. Анни.</w:t>
      </w:r>
    </w:p>
    <w:p w:rsidR="00000000" w:rsidDel="00000000" w:rsidP="00000000" w:rsidRDefault="00000000" w:rsidRPr="00000000" w14:paraId="0000078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 Анни двічі, Слава, І нині: ще раз. Катизми чергові з сідальними св. Анни, також полієлей з величаннями і пополієлейний сідальний св. Анни. Степенна 4-го гласу, перший антифон. Прокімен св. Анни. Єв. – Мт. зач. 56;  13, 54-58.</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Пс. 50, і стихира св. Анни. Канон Богородиці і св. Анни. По 3-ій пісні – сідальний св. Анни. По 6-ій – кондак-ікос св. Анни. По 9-ій – світильний св. Анни. Хвалитні стихири св. Анни – 4. Слава, І нині: св. Анни. По великому славослов’ї з трисвятим – тропар св. Анни (без богородичного). Відпуст великий з поминанням тільки служби св. Анни.</w:t>
      </w:r>
    </w:p>
    <w:p w:rsidR="00000000" w:rsidDel="00000000" w:rsidP="00000000" w:rsidRDefault="00000000" w:rsidRPr="00000000" w14:paraId="0000078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св. Анни.</w:t>
      </w:r>
    </w:p>
    <w:p w:rsidR="00000000" w:rsidDel="00000000" w:rsidP="00000000" w:rsidRDefault="00000000" w:rsidRPr="00000000" w14:paraId="0000078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св. Анни. Апостол і Євангеліє:</w:t>
      </w:r>
      <w:r w:rsidDel="00000000" w:rsidR="00000000" w:rsidRPr="00000000">
        <w:rPr>
          <w:rFonts w:ascii="Times New Roman" w:cs="Times New Roman" w:eastAsia="Times New Roman" w:hAnsi="Times New Roman"/>
          <w:i w:val="1"/>
          <w:color w:val="ff0000"/>
          <w:rtl w:val="0"/>
        </w:rPr>
        <w:t xml:space="preserve"> Ряд.:</w:t>
      </w:r>
      <w:r w:rsidDel="00000000" w:rsidR="00000000" w:rsidRPr="00000000">
        <w:rPr>
          <w:rFonts w:ascii="Times New Roman" w:cs="Times New Roman" w:eastAsia="Times New Roman" w:hAnsi="Times New Roman"/>
          <w:color w:val="ff0000"/>
          <w:rtl w:val="0"/>
        </w:rPr>
        <w:t xml:space="preserve"> Ап. – 1 Кор. 139 зач.; 7, 35 – 8, 7. Єв. – Мт. 63 зач.; 15, 29-31. </w:t>
      </w:r>
      <w:r w:rsidDel="00000000" w:rsidR="00000000" w:rsidRPr="00000000">
        <w:rPr>
          <w:rFonts w:ascii="Times New Roman" w:cs="Times New Roman" w:eastAsia="Times New Roman" w:hAnsi="Times New Roman"/>
          <w:i w:val="1"/>
          <w:color w:val="ff0000"/>
          <w:rtl w:val="0"/>
        </w:rPr>
        <w:t xml:space="preserve">Анни:</w:t>
      </w:r>
      <w:r w:rsidDel="00000000" w:rsidR="00000000" w:rsidRPr="00000000">
        <w:rPr>
          <w:rFonts w:ascii="Times New Roman" w:cs="Times New Roman" w:eastAsia="Times New Roman" w:hAnsi="Times New Roman"/>
          <w:color w:val="ff0000"/>
          <w:rtl w:val="0"/>
        </w:rPr>
        <w:t xml:space="preserve"> Ап. – Гал. 210 зач.; 4, 22-31. Єв. – Лк. 36 зач.; 8, 16-21.</w:t>
      </w:r>
      <w:r w:rsidDel="00000000" w:rsidR="00000000" w:rsidRPr="00000000">
        <w:rPr>
          <w:rFonts w:ascii="Times New Roman" w:cs="Times New Roman" w:eastAsia="Times New Roman" w:hAnsi="Times New Roman"/>
          <w:color w:val="ff0000"/>
          <w:highlight w:val="yellow"/>
          <w:rtl w:val="0"/>
        </w:rPr>
        <w:br w:type="textWrapping"/>
      </w:r>
      <w:r w:rsidDel="00000000" w:rsidR="00000000" w:rsidRPr="00000000">
        <w:rPr>
          <w:rtl w:val="0"/>
        </w:rPr>
      </w:r>
    </w:p>
    <w:p w:rsidR="00000000" w:rsidDel="00000000" w:rsidP="00000000" w:rsidRDefault="00000000" w:rsidRPr="00000000" w14:paraId="00000785">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8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7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Святого священномученика Єрмолая і тих, що з ним. Святої преподобномучениці Параскеви. </w:t>
      </w:r>
    </w:p>
    <w:p w:rsidR="00000000" w:rsidDel="00000000" w:rsidP="00000000" w:rsidRDefault="00000000" w:rsidRPr="00000000" w14:paraId="0000078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8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і 3 Октоїха, Сл., І нині: богородичний-догмат 5-го гласу. Прокімен дня. Стиховня Октоїха. По «Отче наш»: тропар свщмч., Сл., І нині: богородичний воскресний за гласом тропаря свщмч. Відпуст великий з помин. цілого тижня і свщмч. </w:t>
      </w:r>
    </w:p>
    <w:p w:rsidR="00000000" w:rsidDel="00000000" w:rsidP="00000000" w:rsidRDefault="00000000" w:rsidRPr="00000000" w14:paraId="0000078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8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(2), Сл., І нині: богородичний воскресний за гласом тропаря свщмч. Катизми чергові, сідальні Октоїха. Пс. 50. Канон: якщо Господній або Богородичний храм, то – канон храму, свщмч. та Октоїха. Якщо храм святого, то канон свщмч., храмового святого та Октоїха. По 9-ій пісні – світильний Октоїха, Сл.: свщмч., І нині: його богородичний. Стиховня Октоїха. По «Отче наш»: тропар свщмч., Сл., І нині: богородичний відпустовий за гласом тропаря свщмч. і за днем тижня. Відпуст великий з поминанням усього тижня і свщмч. </w:t>
      </w:r>
    </w:p>
    <w:p w:rsidR="00000000" w:rsidDel="00000000" w:rsidP="00000000" w:rsidRDefault="00000000" w:rsidRPr="00000000" w14:paraId="0000078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8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свщмч. </w:t>
      </w:r>
    </w:p>
    <w:p w:rsidR="00000000" w:rsidDel="00000000" w:rsidP="00000000" w:rsidRDefault="00000000" w:rsidRPr="00000000" w14:paraId="0000078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9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108 зач.; 12, 1-3. Єв. – Мт. 39 зач.; 10, 37 – 11, 1.</w:t>
      </w:r>
    </w:p>
    <w:p w:rsidR="00000000" w:rsidDel="00000000" w:rsidP="00000000" w:rsidRDefault="00000000" w:rsidRPr="00000000" w14:paraId="00000791">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794">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27 </w:t>
      </w:r>
      <w:r w:rsidDel="00000000" w:rsidR="00000000" w:rsidRPr="00000000">
        <w:rPr>
          <w:rFonts w:ascii="Times New Roman" w:cs="Times New Roman" w:eastAsia="Times New Roman" w:hAnsi="Times New Roman"/>
          <w:i w:val="1"/>
          <w:color w:val="ff0000"/>
          <w:rtl w:val="0"/>
        </w:rPr>
        <w:t xml:space="preserve">Неділя 7-ма по Зісланні Святого Духа. Глас 6. Єв. 7.</w:t>
      </w:r>
    </w:p>
    <w:p w:rsidR="00000000" w:rsidDel="00000000" w:rsidP="00000000" w:rsidRDefault="00000000" w:rsidRPr="00000000" w14:paraId="0000079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великомученика й цілителя Пантелеймона. </w:t>
      </w:r>
    </w:p>
    <w:p w:rsidR="00000000" w:rsidDel="00000000" w:rsidP="00000000" w:rsidRDefault="00000000" w:rsidRPr="00000000" w14:paraId="0000079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отця нашого Климента, архиєпископа Охридського, чудотворця. </w:t>
      </w:r>
    </w:p>
    <w:p w:rsidR="00000000" w:rsidDel="00000000" w:rsidP="00000000" w:rsidRDefault="00000000" w:rsidRPr="00000000" w14:paraId="0000079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влкмч., Слава: влкмч., І нині: богородичний-догмат 6-го гласу. Прокімен дня і три читання влкмч.: . Стиховня воскресна, Сл.: влкмч., І нині: богородичний з недільної стиховні за гласом «Слава». Тропар воскресний, Слава: влкмч., І нині: богородичний воскресний за гласом тропаря влкмч. Відпуст великий недільний, з поминанням влкмч. </w:t>
      </w:r>
    </w:p>
    <w:p w:rsidR="00000000" w:rsidDel="00000000" w:rsidP="00000000" w:rsidRDefault="00000000" w:rsidRPr="00000000" w14:paraId="0000079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влкмч., І нині: богородичний воскрес. за гласом «Слава». Катизми черг., сідал. воскрес., також Полієлей з величанням влкмч. (без «Сл., І нині. Алилуя, алилуя, алилуя. Слава Тобі, Боже») і одразу «Ангельський собор», іпакой воскресний, також 1-й і 2-й сідальний влкмч. без богородичних, Слава: 3-й сідальний влкмч., І нині: його богородичний. Степенна та прокімен 6-го гласу. Єв. – Ів. 63 зач.; 20, 1-10. «Воскресіння Христове». Пс. 50. Стихира недільна. Канон воскресний, Богородиці і влкмч. Катавасія чергова: По 3-ій пісні – кондак-ікос і сідальний влкмч. По 6-ій – кондак-ікос воскресний. На 9-ій пісні – «Чеснішу від херувимів». По 9-ій – «Свят Господь Бог наш» і світильний воскресний, Сл.: влкмч., І нині: богородичний воскресного світильного. На хвалитних – 8 стихир: 4 воскресних і 4 влкмч. з приспівами, поданими на стиховні вечірні, Сл.: стихира євангельська, І нині: «Преблагословенна». По вел. славослов’ї тропар  «Воскресши із гробу». Відпуст великий недільний, з поминанням влкмч. </w:t>
      </w:r>
    </w:p>
    <w:p w:rsidR="00000000" w:rsidDel="00000000" w:rsidP="00000000" w:rsidRDefault="00000000" w:rsidRPr="00000000" w14:paraId="0000079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влкмч.; кондаки – поперемінно, тобто: на 1-му і 6-му – воскресний, на 3-му і 9-му – влкмч. </w:t>
      </w:r>
    </w:p>
    <w:p w:rsidR="00000000" w:rsidDel="00000000" w:rsidP="00000000" w:rsidRDefault="00000000" w:rsidRPr="00000000" w14:paraId="0000079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влкмч.; також кондак воскресний, Слава: влкмч., І нині: богородичний (або один зі свят богородичних за гласом наславника). Прокімен, апостол, алилуя, євангелія і причасний – спочатку неділі, а після – влкмч.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116 зач.; 15, 1-7. Єв. – Мт. 33 зач.; 9, 27-35. Влкмч.: Ап. – 2 Тим. 292 зач.; 2, 1-10. Єв. – Ів. 52 зач.; 15, 17 – 16, 2.</w:t>
      </w:r>
    </w:p>
    <w:p w:rsidR="00000000" w:rsidDel="00000000" w:rsidP="00000000" w:rsidRDefault="00000000" w:rsidRPr="00000000" w14:paraId="0000079B">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79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Тиждень 8-ий по Зісланні Святого Духа.</w:t>
      </w:r>
    </w:p>
    <w:p w:rsidR="00000000" w:rsidDel="00000000" w:rsidP="00000000" w:rsidRDefault="00000000" w:rsidRPr="00000000" w14:paraId="000007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апостолів і дияконів Прохора, Никанора, Тимона й Пармена. </w:t>
      </w:r>
    </w:p>
    <w:p w:rsidR="00000000" w:rsidDel="00000000" w:rsidP="00000000" w:rsidRDefault="00000000" w:rsidRPr="00000000" w14:paraId="000007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 </w:t>
      </w:r>
    </w:p>
    <w:p w:rsidR="00000000" w:rsidDel="00000000" w:rsidP="00000000" w:rsidRDefault="00000000" w:rsidRPr="00000000" w14:paraId="000007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 </w:t>
      </w:r>
    </w:p>
    <w:p w:rsidR="00000000" w:rsidDel="00000000" w:rsidP="00000000" w:rsidRDefault="00000000" w:rsidRPr="00000000" w14:paraId="000007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апп. </w:t>
      </w:r>
    </w:p>
    <w:p w:rsidR="00000000" w:rsidDel="00000000" w:rsidP="00000000" w:rsidRDefault="00000000" w:rsidRPr="00000000" w14:paraId="000007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142 зач.; 9, 13-18. Єв. – Мт. 65 зач.; 16, 1-6.</w:t>
        <w:br w:type="textWrapping"/>
      </w:r>
    </w:p>
    <w:p w:rsidR="00000000" w:rsidDel="00000000" w:rsidP="00000000" w:rsidRDefault="00000000" w:rsidRPr="00000000" w14:paraId="000007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7A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Святого мученика Каленика. </w:t>
      </w:r>
    </w:p>
    <w:p w:rsidR="00000000" w:rsidDel="00000000" w:rsidP="00000000" w:rsidRDefault="00000000" w:rsidRPr="00000000" w14:paraId="000007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7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7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7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144 зач.; 10, 5-12. Єв. – Мт. 66 зач.; 16, 6-12.</w:t>
      </w:r>
    </w:p>
    <w:p w:rsidR="00000000" w:rsidDel="00000000" w:rsidP="00000000" w:rsidRDefault="00000000" w:rsidRPr="00000000" w14:paraId="000007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7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7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Святих апостолів Сили й Силуана і тих, що з ними. </w:t>
      </w:r>
    </w:p>
    <w:p w:rsidR="00000000" w:rsidDel="00000000" w:rsidP="00000000" w:rsidRDefault="00000000" w:rsidRPr="00000000" w14:paraId="000007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апп., Сл., І нині: хрестобогород.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 </w:t>
      </w:r>
    </w:p>
    <w:p w:rsidR="00000000" w:rsidDel="00000000" w:rsidP="00000000" w:rsidRDefault="00000000" w:rsidRPr="00000000" w14:paraId="000007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 </w:t>
      </w:r>
    </w:p>
    <w:p w:rsidR="00000000" w:rsidDel="00000000" w:rsidP="00000000" w:rsidRDefault="00000000" w:rsidRPr="00000000" w14:paraId="000007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апп. </w:t>
      </w:r>
    </w:p>
    <w:p w:rsidR="00000000" w:rsidDel="00000000" w:rsidP="00000000" w:rsidRDefault="00000000" w:rsidRPr="00000000" w14:paraId="000007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145 зач.; 10, 12-22. Єв. – Мт. 68 зач.; 16, 20-24.</w:t>
      </w:r>
    </w:p>
    <w:p w:rsidR="00000000" w:rsidDel="00000000" w:rsidP="00000000" w:rsidRDefault="00000000" w:rsidRPr="00000000" w14:paraId="000007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7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 Передсвяття походу з чесним і животворним Хрестом Господнім. </w:t>
      </w:r>
    </w:p>
    <w:p w:rsidR="00000000" w:rsidDel="00000000" w:rsidP="00000000" w:rsidRDefault="00000000" w:rsidRPr="00000000" w14:paraId="000007B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і праведного Євдокима. </w:t>
      </w:r>
    </w:p>
    <w:p w:rsidR="00000000" w:rsidDel="00000000" w:rsidP="00000000" w:rsidRDefault="00000000" w:rsidRPr="00000000" w14:paraId="000007B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передсвяття і 3 прп., Сл.: прп., І нині: передсвяття. Стиховня Октоїха. Слава, І нині: передсвяття. По «Отче наш»: тропар прп., Слава, І нині: передсвяття. Відпуст середній з поминанням служби дня і прп.</w:t>
      </w:r>
    </w:p>
    <w:p w:rsidR="00000000" w:rsidDel="00000000" w:rsidP="00000000" w:rsidRDefault="00000000" w:rsidRPr="00000000" w14:paraId="000007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передсвяття (2), Слава: прп., І нині: передсвяття. Катизми чергові і сідальні октоїха. Псалом 50. Канон Октоїха, передсвяття і прп. По 9-ій – світильний з Октоїха, також Слава: світильний прп., якщо має, І нині: передсвяття. Стиховня Октоїха, Слава: прп., І нині: передсвяття. Тропар прп., Слава, І нині: передсвяття.</w:t>
      </w:r>
    </w:p>
    <w:p w:rsidR="00000000" w:rsidDel="00000000" w:rsidP="00000000" w:rsidRDefault="00000000" w:rsidRPr="00000000" w14:paraId="000007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передсвяття, також на 3-му і 9-му ще Слава: прп., кондаки – поперемінно, тобто: на 1-му і 6-му – передсвяття, на 3-му і 9-му – прп.</w:t>
      </w:r>
    </w:p>
    <w:p w:rsidR="00000000" w:rsidDel="00000000" w:rsidP="00000000" w:rsidRDefault="00000000" w:rsidRPr="00000000" w14:paraId="000007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передсвяття. Прокімен, алилуя, причасний – дня. Ап. – 1 Кор. 147 зач.; 10, 28 – 11, 7. Єв. – Мт. 69 зач.; 16, 24-28.</w:t>
      </w:r>
    </w:p>
    <w:p w:rsidR="00000000" w:rsidDel="00000000" w:rsidP="00000000" w:rsidRDefault="00000000" w:rsidRPr="00000000" w14:paraId="000007BA">
      <w:pPr>
        <w:spacing w:before="240"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7BB">
      <w:pPr>
        <w:pStyle w:val="Heading1"/>
        <w:rPr>
          <w:rFonts w:ascii="Times New Roman" w:cs="Times New Roman" w:eastAsia="Times New Roman" w:hAnsi="Times New Roman"/>
          <w:sz w:val="28"/>
          <w:szCs w:val="28"/>
        </w:rPr>
      </w:pPr>
      <w:bookmarkStart w:colFirst="0" w:colLast="0" w:name="_heading=h.35nkun2" w:id="11"/>
      <w:bookmarkEnd w:id="11"/>
      <w:r w:rsidDel="00000000" w:rsidR="00000000" w:rsidRPr="00000000">
        <w:rPr>
          <w:rFonts w:ascii="Times New Roman" w:cs="Times New Roman" w:eastAsia="Times New Roman" w:hAnsi="Times New Roman"/>
          <w:sz w:val="28"/>
          <w:szCs w:val="28"/>
          <w:rtl w:val="0"/>
        </w:rPr>
        <w:t xml:space="preserve">Серпень</w:t>
      </w:r>
    </w:p>
    <w:p w:rsidR="00000000" w:rsidDel="00000000" w:rsidP="00000000" w:rsidRDefault="00000000" w:rsidRPr="00000000" w14:paraId="000007BC">
      <w:pPr>
        <w:spacing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w:t>
      </w:r>
    </w:p>
    <w:p w:rsidR="00000000" w:rsidDel="00000000" w:rsidP="00000000" w:rsidRDefault="00000000" w:rsidRPr="00000000" w14:paraId="000007B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7B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Початок Успенського посту.</w:t>
      </w:r>
    </w:p>
    <w:p w:rsidR="00000000" w:rsidDel="00000000" w:rsidP="00000000" w:rsidRDefault="00000000" w:rsidRPr="00000000" w14:paraId="000007B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Похід із чесним Деревом чесного і животворного Хреста. </w:t>
      </w:r>
    </w:p>
    <w:p w:rsidR="00000000" w:rsidDel="00000000" w:rsidP="00000000" w:rsidRDefault="00000000" w:rsidRPr="00000000" w14:paraId="000007C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сімох мучеників Макавеїв, і матері їх Соломії, і старця Єлеазара. Преподобного отця нашого Альфонса Лігуорі.</w:t>
      </w:r>
    </w:p>
    <w:p w:rsidR="00000000" w:rsidDel="00000000" w:rsidP="00000000" w:rsidRDefault="00000000" w:rsidRPr="00000000" w14:paraId="000007C1">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Перед початком вечірні священик на жертовнику готує чесний Хрест, огортаючи його воздухом з васильками за уставом свята Воздвиження (14 вересня).</w:t>
      </w:r>
    </w:p>
    <w:p w:rsidR="00000000" w:rsidDel="00000000" w:rsidP="00000000" w:rsidRDefault="00000000" w:rsidRPr="00000000" w14:paraId="000007C2">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Вечірня (багряні ризи)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я” – 6 стихир: Хреста – 3 і мчч. – 3. Слава: мчч., І нині: Хреста. Стиховня Октоїха. Слава, І нині: Хреста. Тропар мчч., Слава, І нині: Хреста. Відпуст середній з поминанням служби Хреста і мчч.</w:t>
      </w:r>
      <w:r w:rsidDel="00000000" w:rsidR="00000000" w:rsidRPr="00000000">
        <w:rPr>
          <w:rtl w:val="0"/>
        </w:rPr>
      </w:r>
    </w:p>
    <w:p w:rsidR="00000000" w:rsidDel="00000000" w:rsidP="00000000" w:rsidRDefault="00000000" w:rsidRPr="00000000" w14:paraId="000007C3">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Після відпусту вечірні священик з дияконом відходять до жертовника і переносять чесний Хрест на престол за уставом свята Воздвиження (14 вересня).</w:t>
      </w:r>
    </w:p>
    <w:p w:rsidR="00000000" w:rsidDel="00000000" w:rsidP="00000000" w:rsidRDefault="00000000" w:rsidRPr="00000000" w14:paraId="000007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Хреста двічі, Слава: мчч., І нині: Хреста. Катизми чергові і сідальні октоїха. Псалом 50. Канон Октоїха, хреста і мчч. По 3-ій пісні – кондак-ікос і сідальний мчч., Сл., І нині: сідальний Хреста. По 6-ій – кондак-ікос Хреста. По 9-ій – світильний Октоїха, Слава: світильний мчч., І нині: Хреста. Хвалитних стихир – 6: Хреста – 3 і мчч. – 3, Слава: мчч., І нині: Хреста.</w:t>
      </w:r>
    </w:p>
    <w:p w:rsidR="00000000" w:rsidDel="00000000" w:rsidP="00000000" w:rsidRDefault="00000000" w:rsidRPr="00000000" w14:paraId="000007C5">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Велике славослов’я. </w:t>
      </w:r>
      <w:r w:rsidDel="00000000" w:rsidR="00000000" w:rsidRPr="00000000">
        <w:rPr>
          <w:rFonts w:ascii="Times New Roman" w:cs="Times New Roman" w:eastAsia="Times New Roman" w:hAnsi="Times New Roman"/>
          <w:i w:val="1"/>
          <w:rtl w:val="0"/>
        </w:rPr>
        <w:t xml:space="preserve">Під час співання хвалитних ієрей, убравшись у  всі священні ризи (багряної барви). Виголосивши перед престолом: „Слава Тобі, що світло нам показав”</w:t>
      </w:r>
      <w:r w:rsidDel="00000000" w:rsidR="00000000" w:rsidRPr="00000000">
        <w:rPr>
          <w:rFonts w:ascii="Times New Roman" w:cs="Times New Roman" w:eastAsia="Times New Roman" w:hAnsi="Times New Roman"/>
          <w:i w:val="1"/>
          <w:strike w:val="1"/>
          <w:rtl w:val="0"/>
        </w:rPr>
        <w:t xml:space="preserve">,</w:t>
      </w:r>
      <w:r w:rsidDel="00000000" w:rsidR="00000000" w:rsidRPr="00000000">
        <w:rPr>
          <w:rFonts w:ascii="Times New Roman" w:cs="Times New Roman" w:eastAsia="Times New Roman" w:hAnsi="Times New Roman"/>
          <w:i w:val="1"/>
          <w:rtl w:val="0"/>
        </w:rPr>
        <w:t xml:space="preserve"> і покадивши чесний Хрест, бере його на голову і, за свіченосцями й дияконом з кадилом, виносить його навколо престолу північними дверима перед святі двері, а по закінченні великого славослов’я з Трисвятим, виголошує: „Премудрість, прості”, йде перед тетрапод і, поклавши на нього чесний Хрест, коли хор співає тропар „Спаси, Господи”, кадить його з чотирьох боків і поклоняється чесному Хрестові, співаючи тричі навпереміну з хором «Хресту Твоєму поклоняємось, Владико…». По цьому священик цілує Хрест, а за ним і всі люди, а хор співає стихири Хреста «Прийдіть, вірні…».</w:t>
      </w:r>
    </w:p>
    <w:p w:rsidR="00000000" w:rsidDel="00000000" w:rsidP="00000000" w:rsidRDefault="00000000" w:rsidRPr="00000000" w14:paraId="000007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Хреста, також на 3-му і 9-му ще Слава: мчч., кондаки – на 1-му і 6-му – Хреста, на 3-му і 9-му – мчч.</w:t>
      </w:r>
    </w:p>
    <w:p w:rsidR="00000000" w:rsidDel="00000000" w:rsidP="00000000" w:rsidRDefault="00000000" w:rsidRPr="00000000" w14:paraId="000007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тропарі Хреста і мчч., Слава: кондак мчч. І нині: кондак Хреста. </w:t>
      </w:r>
      <w:r w:rsidDel="00000000" w:rsidR="00000000" w:rsidRPr="00000000">
        <w:rPr>
          <w:rFonts w:ascii="Times New Roman" w:cs="Times New Roman" w:eastAsia="Times New Roman" w:hAnsi="Times New Roman"/>
          <w:b w:val="1"/>
          <w:rtl w:val="0"/>
        </w:rPr>
        <w:t xml:space="preserve">Трисвяте.</w:t>
      </w:r>
      <w:r w:rsidDel="00000000" w:rsidR="00000000" w:rsidRPr="00000000">
        <w:rPr>
          <w:rFonts w:ascii="Times New Roman" w:cs="Times New Roman" w:eastAsia="Times New Roman" w:hAnsi="Times New Roman"/>
          <w:rtl w:val="0"/>
        </w:rPr>
        <w:t xml:space="preserve"> Прокімен, алилуя, причасний – Хреста і мчч.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1 Кор. 148 зач.; 11, 8-22. Єв. – Мт. 71 зач.; 17, 10-18. </w:t>
      </w:r>
      <w:r w:rsidDel="00000000" w:rsidR="00000000" w:rsidRPr="00000000">
        <w:rPr>
          <w:rFonts w:ascii="Times New Roman" w:cs="Times New Roman" w:eastAsia="Times New Roman" w:hAnsi="Times New Roman"/>
          <w:i w:val="1"/>
          <w:rtl w:val="0"/>
        </w:rPr>
        <w:t xml:space="preserve">Хреста:</w:t>
      </w:r>
      <w:r w:rsidDel="00000000" w:rsidR="00000000" w:rsidRPr="00000000">
        <w:rPr>
          <w:rFonts w:ascii="Times New Roman" w:cs="Times New Roman" w:eastAsia="Times New Roman" w:hAnsi="Times New Roman"/>
          <w:rtl w:val="0"/>
        </w:rPr>
        <w:t xml:space="preserve"> Ап. – 1 Кор. 125 зач.; 1, 18 – 2, 2. Єв. – Ів. 60 зач.; 19, 6-11. 13-20. 25-28. 30-35.</w:t>
      </w:r>
    </w:p>
    <w:p w:rsidR="00000000" w:rsidDel="00000000" w:rsidP="00000000" w:rsidRDefault="00000000" w:rsidRPr="00000000" w14:paraId="000007C8">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Цього дня наприкінці утрені (після Великого славослов’я і тропаря, перед поклонінням Хрестові) або після Літургії буває мале освячення води.</w:t>
      </w:r>
    </w:p>
    <w:p w:rsidR="00000000" w:rsidDel="00000000" w:rsidP="00000000" w:rsidRDefault="00000000" w:rsidRPr="00000000" w14:paraId="000007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 звичаєм, відбувається благословення зілля.</w:t>
      </w:r>
    </w:p>
    <w:p w:rsidR="00000000" w:rsidDel="00000000" w:rsidP="00000000" w:rsidRDefault="00000000" w:rsidRPr="00000000" w14:paraId="000007CA">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Після Літургії (або перед вечірнею) священик забирає чесний Хрест з тераподу і відносить його на престол за уставом віддання свята Воздвиження (21 вересня/4 жовтня).</w:t>
      </w:r>
    </w:p>
    <w:p w:rsidR="00000000" w:rsidDel="00000000" w:rsidP="00000000" w:rsidRDefault="00000000" w:rsidRPr="00000000" w14:paraId="000007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7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7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Перенесення мощів святого первомученика й архидиякона Стефана. </w:t>
      </w:r>
    </w:p>
    <w:p w:rsidR="00000000" w:rsidDel="00000000" w:rsidP="00000000" w:rsidRDefault="00000000" w:rsidRPr="00000000" w14:paraId="000007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первомч., Сл.: первомч., І нині: богородичний-догмат 6-го гласу. Прокімен дня. Стиховня Октоїха. По «Отче наш»: тропар первомч., Сл., І нині: богородичний воскресний за гласом тропаря первомч. Відпуст великий з помин. цілого тижня і первомч. </w:t>
      </w:r>
    </w:p>
    <w:p w:rsidR="00000000" w:rsidDel="00000000" w:rsidP="00000000" w:rsidRDefault="00000000" w:rsidRPr="00000000" w14:paraId="000007D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D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первомч. (2), Сл., І нині: богородичний воскресний за гласом тропаря первомч. Катизми чергові, сідальні Октоїха. Пс. 50. Канон: якщо Господній або Богородичний храм, то – канон храму, первомч. та Октоїха. Якщо храм святого, то канон первомч., храмового святого та Октоїха. По 9-ій пісні – світильний Октоїха, Сл.: первомч., І нині: його богородичний. Стиховня Октоїха. По «Отче наш»: тропар первомч., Сл., І нині: богородичний відпустовий за гласом тропаря первомч. і за днем тижня. Відпуст великий з поминанням усього тижня і первомч. </w:t>
      </w:r>
    </w:p>
    <w:p w:rsidR="00000000" w:rsidDel="00000000" w:rsidP="00000000" w:rsidRDefault="00000000" w:rsidRPr="00000000" w14:paraId="000007D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D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первомч. </w:t>
      </w:r>
    </w:p>
    <w:p w:rsidR="00000000" w:rsidDel="00000000" w:rsidP="00000000" w:rsidRDefault="00000000" w:rsidRPr="00000000" w14:paraId="000007D4">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D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111 зач.; 13, 1-10. Єв. – Мт. 47 зач.; 12, 30-37.</w:t>
      </w:r>
    </w:p>
    <w:p w:rsidR="00000000" w:rsidDel="00000000" w:rsidP="00000000" w:rsidRDefault="00000000" w:rsidRPr="00000000" w14:paraId="000007D6">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D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7D9">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3 </w:t>
      </w:r>
      <w:r w:rsidDel="00000000" w:rsidR="00000000" w:rsidRPr="00000000">
        <w:rPr>
          <w:rFonts w:ascii="Times New Roman" w:cs="Times New Roman" w:eastAsia="Times New Roman" w:hAnsi="Times New Roman"/>
          <w:i w:val="1"/>
          <w:color w:val="ff0000"/>
          <w:rtl w:val="0"/>
        </w:rPr>
        <w:t xml:space="preserve">Неділя 8-ма по Зісланні Святого Духа. Глас 7. Єв. 8.</w:t>
      </w:r>
    </w:p>
    <w:p w:rsidR="00000000" w:rsidDel="00000000" w:rsidP="00000000" w:rsidRDefault="00000000" w:rsidRPr="00000000" w14:paraId="000007D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Преподобних отців наших Ісаакія, Далмата й Фавста. </w:t>
      </w:r>
    </w:p>
    <w:p w:rsidR="00000000" w:rsidDel="00000000" w:rsidP="00000000" w:rsidRDefault="00000000" w:rsidRPr="00000000" w14:paraId="000007D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прпп., Сл.: прпп., І нині: богородичний-догмат 7-го гласу. Прокімен дня. Стиховня воскресна. По «Отче наш» – тропар воскресний, Сл.: прпп., І нині: богород. воскресний за гласом «Слава». Відпуст великий воскресний, з помин. прпп. </w:t>
      </w:r>
    </w:p>
    <w:p w:rsidR="00000000" w:rsidDel="00000000" w:rsidP="00000000" w:rsidRDefault="00000000" w:rsidRPr="00000000" w14:paraId="000007DC">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D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прпп., І нині: богород. воскресний за гласом «Слава». Катизми чергові, сідал. воскресні. «Ангельський собор», іпакой, степенна та прокімен 7-го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Ів. 64 зач.; 20, 11-18. «Воскресіння Христове». Пс. 50. Стихира недільна. Канон воскресний, хрестовоскресний, Богородиці і прпп. Катавасія чергова: “Хрест накресливши”. По 3-ій пісні – кондак і сідальний прпп. По 6-ій – кондак-ікос воскресний. На 9-ій пісні – «Чеснішу від херувимів». По 9-ій пісні – «Свят Господь Бог наш» і світильний воскресний, Сл.: прпп.,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прпп. </w:t>
      </w:r>
    </w:p>
    <w:p w:rsidR="00000000" w:rsidDel="00000000" w:rsidP="00000000" w:rsidRDefault="00000000" w:rsidRPr="00000000" w14:paraId="000007DE">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D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прпп., на 6-му – храму. Кондаки: на 1-му – воскресний, на 3-му і 9-му – прпп., на 6-му храму.</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0">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E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1 Кор. 124 зач.; 1, 10-18. Єв. – Мт. 58 зач.; 14, 14-22. Причасний «Хваліте».</w:t>
      </w:r>
    </w:p>
    <w:p w:rsidR="00000000" w:rsidDel="00000000" w:rsidP="00000000" w:rsidRDefault="00000000" w:rsidRPr="00000000" w14:paraId="000007E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7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Тиждень 9-ий по Зісланні Святого Духа.</w:t>
      </w:r>
    </w:p>
    <w:p w:rsidR="00000000" w:rsidDel="00000000" w:rsidP="00000000" w:rsidRDefault="00000000" w:rsidRPr="00000000" w14:paraId="000007E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сімох отроків, що в Ефесі. Святої преподобномучениці Євдокії. </w:t>
      </w:r>
    </w:p>
    <w:p w:rsidR="00000000" w:rsidDel="00000000" w:rsidP="00000000" w:rsidRDefault="00000000" w:rsidRPr="00000000" w14:paraId="000007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отроків., Сл., І нині: богород. Прокімен дня. Стиховня Октоїха. По «Отче наш»: тропар отроків., Сл., І нині: богород. відпустовий за гласом тропаря отроків. і за днем тижня. Відпуст середній з помин. отроків. </w:t>
      </w:r>
    </w:p>
    <w:p w:rsidR="00000000" w:rsidDel="00000000" w:rsidP="00000000" w:rsidRDefault="00000000" w:rsidRPr="00000000" w14:paraId="000007E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отроків.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отроків. Катизми черг., сідальні Октоїха. Пс. 50. Канон Октоїха і отроків. На 9-ій пісні – «Чеснішу від херувимів». По 9-ій – світильний Октоїха, Сл.: світильний отроків., І нині: його богород. Стиховня Октоїха. По «Отче наш»: тропар отроків., Сл., І нині: богород. за гласом тропаря отроків. і за днем тижня. Відпуст середній з помин. отроків. </w:t>
      </w:r>
    </w:p>
    <w:p w:rsidR="00000000" w:rsidDel="00000000" w:rsidP="00000000" w:rsidRDefault="00000000" w:rsidRPr="00000000" w14:paraId="000007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отроків. </w:t>
      </w:r>
    </w:p>
    <w:p w:rsidR="00000000" w:rsidDel="00000000" w:rsidP="00000000" w:rsidRDefault="00000000" w:rsidRPr="00000000" w14:paraId="000007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150 зач.; 11, 31 – 12, 6. Єв. – Мт. 74 зач.; 18, 1-11.</w:t>
      </w:r>
    </w:p>
    <w:p w:rsidR="00000000" w:rsidDel="00000000" w:rsidP="00000000" w:rsidRDefault="00000000" w:rsidRPr="00000000" w14:paraId="000007EB">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7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7E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Передсвяття Переображення Господа нашого Ісуса Христа. </w:t>
      </w:r>
    </w:p>
    <w:p w:rsidR="00000000" w:rsidDel="00000000" w:rsidP="00000000" w:rsidRDefault="00000000" w:rsidRPr="00000000" w14:paraId="000007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Євсигнія. </w:t>
      </w:r>
    </w:p>
    <w:p w:rsidR="00000000" w:rsidDel="00000000" w:rsidP="00000000" w:rsidRDefault="00000000" w:rsidRPr="00000000" w14:paraId="000007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передсв. і 3 мч., Сл.: мч., І нині: передсв. Прокімен дня. Стиховня передсв. По “Отче наш” тропар мч., Сл., І нині: тропар передсв. Відпуст середній з помин. дня та мч.</w:t>
      </w:r>
    </w:p>
    <w:p w:rsidR="00000000" w:rsidDel="00000000" w:rsidP="00000000" w:rsidRDefault="00000000" w:rsidRPr="00000000" w14:paraId="000007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передсв. (2), Сл.: тропар мч., І нині: тропар передсв. Катизми черг., сідал. передсв. Пс. 50. Канон передсв. і мч. Катавасія тільки по 3-ій, 6-ій, 8-ій та 9-ій пісні – ірмос канону мч. По 3-ій – конд.-ікос та сідал. мч., Сл., І нині: передсв. По 6-ій – конд.-ікос передсв.; по 9-ій – світил. мч., Сл., І нині: світил. передсв. Стиховня передсв., Сл.: мч., І нині: передсв. По “Отче наш”: тропар мч., Сл., І нині: передсв.</w:t>
      </w:r>
    </w:p>
    <w:p w:rsidR="00000000" w:rsidDel="00000000" w:rsidP="00000000" w:rsidRDefault="00000000" w:rsidRPr="00000000" w14:paraId="000007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часах тропар передсв., а на 3-му та 9-му – Сл.: тропар мч. Кондаки: на 1-му та 6-му – передсв., а на 3-му та 9-му – мч.</w:t>
      </w:r>
    </w:p>
    <w:p w:rsidR="00000000" w:rsidDel="00000000" w:rsidP="00000000" w:rsidRDefault="00000000" w:rsidRPr="00000000" w14:paraId="000007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тропар передсв., Сл., І нині: конд. передсв. Прокімен, Ап., алилуя, Єв. та причасний дня. Ап. – 1 Кор. 152 зач.; 12, 12-26. Єв. – Мт. 76 зач.; 18, 18-22; 19, 1-2; 13-15.</w:t>
      </w:r>
    </w:p>
    <w:p w:rsidR="00000000" w:rsidDel="00000000" w:rsidP="00000000" w:rsidRDefault="00000000" w:rsidRPr="00000000" w14:paraId="000007F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w:t>
      </w:r>
    </w:p>
    <w:p w:rsidR="00000000" w:rsidDel="00000000" w:rsidP="00000000" w:rsidRDefault="00000000" w:rsidRPr="00000000" w14:paraId="000007F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6 🕀 Святе Переображення Господа Бога і Спаса нашого Ісуса Христа.</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F9">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i w:val="1"/>
          <w:color w:val="ff0000"/>
          <w:rtl w:val="0"/>
        </w:rPr>
        <w:t xml:space="preserve">Вечірня (світлі ризи):</w:t>
      </w:r>
      <w:r w:rsidDel="00000000" w:rsidR="00000000" w:rsidRPr="00000000">
        <w:rPr>
          <w:rFonts w:ascii="Times New Roman" w:cs="Times New Roman" w:eastAsia="Times New Roman" w:hAnsi="Times New Roman"/>
          <w:color w:val="ff0000"/>
          <w:rtl w:val="0"/>
        </w:rPr>
        <w:t xml:space="preserve"> катизми немає. На «Господи, взиваю» – 8 стихир свята, Слава, І нині: свята. Прокімен дня. Три читання свята: Вих. 24:12-18, Вих. 33:11-23, 34:4-6.8. 1 Цар 19: 3-9.11-13.15-16. На литії всі стихири – свята. На стиховні – стихири свята. На благословенні хлібів: тропар свята тричі. Відпуст великий з поминанням свята.</w:t>
      </w:r>
      <w:r w:rsidDel="00000000" w:rsidR="00000000" w:rsidRPr="00000000">
        <w:rPr>
          <w:rtl w:val="0"/>
        </w:rPr>
      </w:r>
    </w:p>
    <w:p w:rsidR="00000000" w:rsidDel="00000000" w:rsidP="00000000" w:rsidRDefault="00000000" w:rsidRPr="00000000" w14:paraId="000007F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євангеліє свята. Єв. – Лк. 45 зач.; 9:28-36. Псалом 50 і стихира свята. Канони два свята. На 9-ій пісні «Чеснішу» не співаємо, але святкові приспіви до ірмосів і тропарів канону. По 3-ій пісні – сідальний свята. По 6-ій – кондак-ікос свята. По 9-ій – світильний свята (3).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7F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7F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вхідне і все інше – свята.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2 Пт. 65 зач.; 1:10-19. </w:t>
      </w:r>
      <w:r w:rsidDel="00000000" w:rsidR="00000000" w:rsidRPr="00000000">
        <w:rPr>
          <w:rFonts w:ascii="Times New Roman" w:cs="Times New Roman" w:eastAsia="Times New Roman" w:hAnsi="Times New Roman"/>
          <w:i w:val="1"/>
          <w:color w:val="ff0000"/>
          <w:rtl w:val="0"/>
        </w:rPr>
        <w:t xml:space="preserve">Єв.</w:t>
      </w:r>
      <w:r w:rsidDel="00000000" w:rsidR="00000000" w:rsidRPr="00000000">
        <w:rPr>
          <w:rFonts w:ascii="Times New Roman" w:cs="Times New Roman" w:eastAsia="Times New Roman" w:hAnsi="Times New Roman"/>
          <w:color w:val="ff0000"/>
          <w:rtl w:val="0"/>
        </w:rPr>
        <w:t xml:space="preserve"> – Мт. 70 зач.; 17:1-9. Замість «Достойно» – ірмос 9-ї пісні канону з приспівом.</w:t>
      </w:r>
    </w:p>
    <w:p w:rsidR="00000000" w:rsidDel="00000000" w:rsidP="00000000" w:rsidRDefault="00000000" w:rsidRPr="00000000" w14:paraId="000007FD">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По завершенні Літургії відбувається благословення первоплодів.</w:t>
      </w:r>
    </w:p>
    <w:p w:rsidR="00000000" w:rsidDel="00000000" w:rsidP="00000000" w:rsidRDefault="00000000" w:rsidRPr="00000000" w14:paraId="000007FE">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на всіх богослужіннях вживаємо світлі ризи.</w:t>
      </w:r>
    </w:p>
    <w:p w:rsidR="00000000" w:rsidDel="00000000" w:rsidP="00000000" w:rsidRDefault="00000000" w:rsidRPr="00000000" w14:paraId="000007FF">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00">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8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Святого преподобномученика Дометія.  </w:t>
      </w:r>
    </w:p>
    <w:p w:rsidR="00000000" w:rsidDel="00000000" w:rsidP="00000000" w:rsidRDefault="00000000" w:rsidRPr="00000000" w14:paraId="000008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 6 стихир: 3 свята і 3 прпмч., Слава, І нині: свята. Вхід з кадилом. Великий прокімен: «Бог наш на небі». На стиховні: стихири свята. По “Отче наш”: тропар прпмч., Слава, І нині: свята. Відпуст середній з поминанням служби свята і прпмч.</w:t>
      </w:r>
    </w:p>
    <w:p w:rsidR="00000000" w:rsidDel="00000000" w:rsidP="00000000" w:rsidRDefault="00000000" w:rsidRPr="00000000" w14:paraId="000008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прпмч., І нині: свята. Катизми чергові і сідальний свята. Псалом 50. Канон свята і прпмч. По 9-ій – світильний прпмч. Слава, І нині: світильний свята. Стиховня свята. По “Отче наш”: тропар прпмч., Слава, І нині: свята.</w:t>
      </w:r>
    </w:p>
    <w:p w:rsidR="00000000" w:rsidDel="00000000" w:rsidP="00000000" w:rsidRDefault="00000000" w:rsidRPr="00000000" w14:paraId="000008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прпмч., кондаки – поперемінно, тобто: на 1-му і 6-му – свята, на 3-му і 9-му – прпмч.</w:t>
      </w:r>
    </w:p>
    <w:p w:rsidR="00000000" w:rsidDel="00000000" w:rsidP="00000000" w:rsidRDefault="00000000" w:rsidRPr="00000000" w14:paraId="000008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155 зач.; 14, 6-19. Єв. – Мт. 81 зач.; 20, 17-28. Замість «Достойно» – ірмос 9-ої пісні канону свята з його приспівом. Відпуст з поминанням свята і прпмч.</w:t>
      </w:r>
    </w:p>
    <w:p w:rsidR="00000000" w:rsidDel="00000000" w:rsidP="00000000" w:rsidRDefault="00000000" w:rsidRPr="00000000" w14:paraId="000008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8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Святого Еміліяна, ісповідника, єпископа Кизицького. </w:t>
      </w:r>
    </w:p>
    <w:p w:rsidR="00000000" w:rsidDel="00000000" w:rsidP="00000000" w:rsidRDefault="00000000" w:rsidRPr="00000000" w14:paraId="000008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ісп., Слава, І нині: свята. На стиховні: стихири свята. По “Отче наш”: тропар ісп., Слава, І нині: свята. Відпуст середній з поминанням служби свята і ісп.</w:t>
      </w:r>
    </w:p>
    <w:p w:rsidR="00000000" w:rsidDel="00000000" w:rsidP="00000000" w:rsidRDefault="00000000" w:rsidRPr="00000000" w14:paraId="000008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ісп., І нині: свята. Катизми чергові і сідальний свята. Псалом 50. Канон свята і ісп. По 9-ій – світильний ісп. Слава, І нині: світильний свята. Стиховня свята. Тропар ісп., Слава, І нині: свята.</w:t>
      </w:r>
    </w:p>
    <w:p w:rsidR="00000000" w:rsidDel="00000000" w:rsidP="00000000" w:rsidRDefault="00000000" w:rsidRPr="00000000" w14:paraId="000008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ісп., кондаки – поперемінно, тобто: на 1-му і 6-му – свята, на 3-му і 9-му – ісп.</w:t>
      </w:r>
    </w:p>
    <w:p w:rsidR="00000000" w:rsidDel="00000000" w:rsidP="00000000" w:rsidRDefault="00000000" w:rsidRPr="00000000" w14:paraId="000008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157 зач.; 14, 26-40. Єв. – Мт. 83 зач.; 21, 12-14. 17-20.</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Замість «Достойно» – ірмос 9-ої пісні канону свята з його приспівом. Відпуст з поминанням свята і ісп.</w:t>
      </w:r>
    </w:p>
    <w:p w:rsidR="00000000" w:rsidDel="00000000" w:rsidP="00000000" w:rsidRDefault="00000000" w:rsidRPr="00000000" w14:paraId="0000080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81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 Святого апостола Матія. </w:t>
      </w:r>
    </w:p>
    <w:p w:rsidR="00000000" w:rsidDel="00000000" w:rsidP="00000000" w:rsidRDefault="00000000" w:rsidRPr="00000000" w14:paraId="0000081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8 стихир: 3 свята і 5 ап., Слава: ап., І нині: свята. Три читання: 1 Ів. 4:9-16, 1 Ів. 4:20-5:5, 1 Ів. 3:21-4:6. Стиховня ап. з його приспівами, тільки І нині: свята. По “Отче наш”: тропар ап., Слава, І нині: свята. Відпуст великий з поминанням свята і ап. </w:t>
      </w:r>
    </w:p>
    <w:p w:rsidR="00000000" w:rsidDel="00000000" w:rsidP="00000000" w:rsidRDefault="00000000" w:rsidRPr="00000000" w14:paraId="0000081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ап., І нині: свята. Катизми чергові з сідальними ап., Слава, І нині: свята. Полієлей з величаннями, також сідальний ап., Слава, І нині: свята. Степенна 4-го гласу, 1-й антифон. Все інше до канону – ап. Єв. Ів. 67 зач.; 21: 15-25. Канон свята і ап. По 9-ій – світильний ап. Слава, І нині: світильний свята. Хвалитних стихир - 3 свята і 3 ап., Слава: ап., І нині: свята. По великому славослов’ї – тропар ап., Слава, І нині: свята. Відпуст великий з поминанням свята і ап. </w:t>
      </w:r>
    </w:p>
    <w:p w:rsidR="00000000" w:rsidDel="00000000" w:rsidP="00000000" w:rsidRDefault="00000000" w:rsidRPr="00000000" w14:paraId="0000081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свята, Слава: ап.; кондаки – поперемінно, тобто на 1-му і 6-му – свята, на 3-му і 9-му ап. </w:t>
      </w:r>
    </w:p>
    <w:p w:rsidR="00000000" w:rsidDel="00000000" w:rsidP="00000000" w:rsidRDefault="00000000" w:rsidRPr="00000000" w14:paraId="0000081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перших два – свята, третій – загальний з приспівом свята, також і „Прийдіте, поклонімся”з приспівом свята. Тропар свята і ап., Слава: кондак ап., І нині: кондак свята. Прокімен, алилуя і причасний – свята і ап.; апостол і євангелія – дня:  </w:t>
      </w:r>
      <w:r w:rsidDel="00000000" w:rsidR="00000000" w:rsidRPr="00000000">
        <w:rPr>
          <w:rFonts w:ascii="Times New Roman" w:cs="Times New Roman" w:eastAsia="Times New Roman" w:hAnsi="Times New Roman"/>
          <w:i w:val="1"/>
          <w:color w:val="ff0000"/>
          <w:rtl w:val="0"/>
        </w:rPr>
        <w:t xml:space="preserve">Літ.:</w:t>
      </w:r>
      <w:r w:rsidDel="00000000" w:rsidR="00000000" w:rsidRPr="00000000">
        <w:rPr>
          <w:rFonts w:ascii="Times New Roman" w:cs="Times New Roman" w:eastAsia="Times New Roman" w:hAnsi="Times New Roman"/>
          <w:color w:val="ff0000"/>
          <w:rtl w:val="0"/>
        </w:rPr>
        <w:t xml:space="preserve"> Ряд.: Ап. – Рим. 113 зач.; 14, 6-9. Єв. – Мт. 64 зач.; 15, 32-39.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Ді. 2 зач.; 1, 12-17. 21-26. Єв. – Лк. 40 зач.; 9, 1-6. Замість „Достойно” – ірмос 9 пісні канону свята з його приспівом.</w:t>
      </w:r>
    </w:p>
    <w:p w:rsidR="00000000" w:rsidDel="00000000" w:rsidP="00000000" w:rsidRDefault="00000000" w:rsidRPr="00000000" w14:paraId="00000816">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819">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10 </w:t>
      </w:r>
      <w:r w:rsidDel="00000000" w:rsidR="00000000" w:rsidRPr="00000000">
        <w:rPr>
          <w:rFonts w:ascii="Times New Roman" w:cs="Times New Roman" w:eastAsia="Times New Roman" w:hAnsi="Times New Roman"/>
          <w:i w:val="1"/>
          <w:color w:val="ff0000"/>
          <w:rtl w:val="0"/>
        </w:rPr>
        <w:t xml:space="preserve">Неділя 9-та по Зісланні Святого Духа. Глас 8. Єв. 9.</w:t>
      </w:r>
    </w:p>
    <w:p w:rsidR="00000000" w:rsidDel="00000000" w:rsidP="00000000" w:rsidRDefault="00000000" w:rsidRPr="00000000" w14:paraId="0000081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й архидиякона Лаврентія. </w:t>
      </w:r>
    </w:p>
    <w:p w:rsidR="00000000" w:rsidDel="00000000" w:rsidP="00000000" w:rsidRDefault="00000000" w:rsidRPr="00000000" w14:paraId="0000081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3 свята і 3 мч., Слава: свята, І нині: богородичний-догмат 8-го гласу. Стиховня воскресна, Слава, І нині: свята. Тропар воскресний, Слава: мч., І нині: свята. Відпуст великий з поминанням недільним і мч.</w:t>
      </w:r>
    </w:p>
    <w:p w:rsidR="00000000" w:rsidDel="00000000" w:rsidP="00000000" w:rsidRDefault="00000000" w:rsidRPr="00000000" w14:paraId="0000081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1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мч., І нині: свята. Катизми чергові і сідальні недільні. «Ангельський собор». Іпакой, степенна і прокімен 8-го гласу. Єв. – Ів. 65 зач.; 20, 19-31.</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«Воскресіння Христове». Псалом 50. Стихира недільна. Канон воскресний, Богородиці, свята і мч. По 3-ій пісні – кондак-ікос свята, кондак мч., сідальні мч. і свята. По 6-ій – кондак-ікос недільні. На 9-ій – «Чеснішу», по 9-ій – «Свят Господь Бог наш», недільний світильний, Слава: І нині: свята. Хвалитних стихир – 8, тобто: недільних – 4 і свята – 4 з двома приспівами («Твої є небеса і Твоя є земля» і «Тавор і Хермон іменем Твоїм радітимуть»). Слава: стихира євангельська, І нині: «Преблагословенна». По великому славослов'ї – тропар  «Воскресши із гробу». Відпуст великий з поминанням недільним і мч.</w:t>
      </w:r>
    </w:p>
    <w:p w:rsidR="00000000" w:rsidDel="00000000" w:rsidP="00000000" w:rsidRDefault="00000000" w:rsidRPr="00000000" w14:paraId="0000081E">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1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недільний, також Слава: на 1-му і 6-му – ще й свята, на 3-му і 9-му – ще й мч. Кондаки: на 1-му і 6-му – свята, на 3-му і 9-му – недільний.</w:t>
      </w:r>
    </w:p>
    <w:p w:rsidR="00000000" w:rsidDel="00000000" w:rsidP="00000000" w:rsidRDefault="00000000" w:rsidRPr="00000000" w14:paraId="00000820">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2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перших два – з самого свята, третій – загальний з приспівом свята, або зображальні; також і «Прийдіте, поклонімся» з приспівом свята. Тропар недільний і свята, Слава: кондак недільний, І нині: свята. Прокімен, апостол, алилуя, євангелія і причасний – тільки неділі. Ап. – 1 Кор. 128 зач.; 3, 9-17. Єв. – Мт. 59 зач.; 14, 22-34. Замість «Достойно» – приспів і ірмос свята.</w:t>
      </w:r>
    </w:p>
    <w:p w:rsidR="00000000" w:rsidDel="00000000" w:rsidP="00000000" w:rsidRDefault="00000000" w:rsidRPr="00000000" w14:paraId="00000822">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8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Тиждень 10-ий по Зісланні Святого Духа.</w:t>
      </w:r>
    </w:p>
    <w:p w:rsidR="00000000" w:rsidDel="00000000" w:rsidP="00000000" w:rsidRDefault="00000000" w:rsidRPr="00000000" w14:paraId="000008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й архидиякона Євпла. </w:t>
      </w:r>
    </w:p>
    <w:p w:rsidR="00000000" w:rsidDel="00000000" w:rsidP="00000000" w:rsidRDefault="00000000" w:rsidRPr="00000000" w14:paraId="000008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 6 стихир: 3 свята і 3 мч., Сл., І нині: свята. На стиховні: стихири свята. Тропар мч., Слава, І нині: свята. Відпуст середній з поминанням служби свята і мч.</w:t>
      </w:r>
    </w:p>
    <w:p w:rsidR="00000000" w:rsidDel="00000000" w:rsidP="00000000" w:rsidRDefault="00000000" w:rsidRPr="00000000" w14:paraId="000008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мч., І нині: свята. Катизми чергові і сідальний свята. Псалом 50. Канон свята і мч. По 9-ій – світильний мч. Слава, І нині: світильний свята. Стиховня – вся свята. Тропар мч., Слава, І нині: свята.</w:t>
      </w:r>
    </w:p>
    <w:p w:rsidR="00000000" w:rsidDel="00000000" w:rsidP="00000000" w:rsidRDefault="00000000" w:rsidRPr="00000000" w14:paraId="00000829">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2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мч., кондаки – поперемінно, тобто: на 1-му і 6-му – свята, на 3-му і 9-му – мч.</w:t>
      </w:r>
    </w:p>
    <w:p w:rsidR="00000000" w:rsidDel="00000000" w:rsidP="00000000" w:rsidRDefault="00000000" w:rsidRPr="00000000" w14:paraId="0000082B">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2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159 зач.; 15, 12-19. Єв. – Мт. 84 зач.; 21, 18-22. Замість «Достойно» – ірмос 9-ої пісні канону свята з його приспівом. Відпуст з поминанням свята і мч.</w:t>
      </w:r>
    </w:p>
    <w:p w:rsidR="00000000" w:rsidDel="00000000" w:rsidP="00000000" w:rsidRDefault="00000000" w:rsidRPr="00000000" w14:paraId="0000082D">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8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Святих мучеників Фотія й Аникити.</w:t>
      </w:r>
    </w:p>
    <w:p w:rsidR="00000000" w:rsidDel="00000000" w:rsidP="00000000" w:rsidRDefault="00000000" w:rsidRPr="00000000" w14:paraId="0000083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мчч., 3 ісп. </w:t>
      </w:r>
      <w:r w:rsidDel="00000000" w:rsidR="00000000" w:rsidRPr="00000000">
        <w:rPr>
          <w:rFonts w:ascii="Times New Roman" w:cs="Times New Roman" w:eastAsia="Times New Roman" w:hAnsi="Times New Roman"/>
          <w:i w:val="1"/>
          <w:rtl w:val="0"/>
        </w:rPr>
        <w:t xml:space="preserve">(на сьогодні переносимо службу прп. Максима Ісповідника, з огляду на віддання свята Преображення)</w:t>
      </w:r>
      <w:r w:rsidDel="00000000" w:rsidR="00000000" w:rsidRPr="00000000">
        <w:rPr>
          <w:rFonts w:ascii="Times New Roman" w:cs="Times New Roman" w:eastAsia="Times New Roman" w:hAnsi="Times New Roman"/>
          <w:rtl w:val="0"/>
        </w:rPr>
        <w:t xml:space="preserve">, Сл., І нині: свята.На стиховні: стихири свята. Тропар мчч., Слава: прп., І нині: свята. Відпуст середній з поминанням служби свята і мчч. </w:t>
      </w:r>
    </w:p>
    <w:p w:rsidR="00000000" w:rsidDel="00000000" w:rsidP="00000000" w:rsidRDefault="00000000" w:rsidRPr="00000000" w14:paraId="000008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і прп., Слава: мчч., І нині: свята. Катизми чергові і сідальний свята. Псалом 50. Канон свята, мчч. і ісп. По 9-ій – світильний мчч., Слава: ісп., І нині: свята. Стиховня свята. Тропар мчч., Слава: ісп., І нині: свята. </w:t>
      </w:r>
    </w:p>
    <w:p w:rsidR="00000000" w:rsidDel="00000000" w:rsidP="00000000" w:rsidRDefault="00000000" w:rsidRPr="00000000" w14:paraId="000008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ще Слава: мчч, на 9-му ісп., кондаки – поперемінно, тобто: на 1-му і 6-му – свята, на 3-му – мчч, на 9-му – ісп. </w:t>
      </w:r>
    </w:p>
    <w:p w:rsidR="00000000" w:rsidDel="00000000" w:rsidP="00000000" w:rsidRDefault="00000000" w:rsidRPr="00000000" w14:paraId="000008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161 зач.; 15, 29-38. Єв. – Мт. 85 зач.; 21, 23-27. Замість «Достойно» – ірмос 9-ої пісні канону свята з його приспівом. Відпуст з поминанням свята і мчч.</w:t>
      </w:r>
    </w:p>
    <w:p w:rsidR="00000000" w:rsidDel="00000000" w:rsidP="00000000" w:rsidRDefault="00000000" w:rsidRPr="00000000" w14:paraId="0000083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83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Віддання Преображення.</w:t>
      </w:r>
    </w:p>
    <w:p w:rsidR="00000000" w:rsidDel="00000000" w:rsidP="00000000" w:rsidRDefault="00000000" w:rsidRPr="00000000" w14:paraId="0000083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Максима Ісповідника. </w:t>
      </w:r>
    </w:p>
    <w:p w:rsidR="00000000" w:rsidDel="00000000" w:rsidP="00000000" w:rsidRDefault="00000000" w:rsidRPr="00000000" w14:paraId="0000083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усі – свята; Слава, І нині: свята. Немає входу, ні читань. Стиховня ціла – свята, з великої вечірні. На кінці: тропар свята один. Відпуст середній з поминанням свята. </w:t>
      </w:r>
    </w:p>
    <w:p w:rsidR="00000000" w:rsidDel="00000000" w:rsidP="00000000" w:rsidRDefault="00000000" w:rsidRPr="00000000" w14:paraId="0000083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свята.Після великого славослов’я – тропар свята. Відпуст великий з поминанням свята і святого. </w:t>
      </w:r>
    </w:p>
    <w:p w:rsidR="00000000" w:rsidDel="00000000" w:rsidP="00000000" w:rsidRDefault="00000000" w:rsidRPr="00000000" w14:paraId="000008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w:t>
      </w:r>
    </w:p>
    <w:p w:rsidR="00000000" w:rsidDel="00000000" w:rsidP="00000000" w:rsidRDefault="00000000" w:rsidRPr="00000000" w14:paraId="000008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трисвяте.Прокімен, алилуя і причасний – свята, апостол і євангелія – дня. Ап. – 1 Кор. 165 зач. 16, 4-12. Єв. – Мт. 86 зач.; 21, 28-32. Замість «Достойно» – ірмос 9-ої пісні канону свята з його приспівом.</w:t>
      </w:r>
    </w:p>
    <w:p w:rsidR="00000000" w:rsidDel="00000000" w:rsidP="00000000" w:rsidRDefault="00000000" w:rsidRPr="00000000" w14:paraId="0000083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8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4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84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14 🕂 Перенесення чесних мощів преподобного Теодосія, ігумена Печерського.</w:t>
      </w:r>
    </w:p>
    <w:p w:rsidR="00000000" w:rsidDel="00000000" w:rsidP="00000000" w:rsidRDefault="00000000" w:rsidRPr="00000000" w14:paraId="0000084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Передсвяття Успіння Пресвятої Богородиці </w:t>
      </w:r>
    </w:p>
    <w:p w:rsidR="00000000" w:rsidDel="00000000" w:rsidP="00000000" w:rsidRDefault="00000000" w:rsidRPr="00000000" w14:paraId="0000084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пророка Міхея. </w:t>
      </w:r>
    </w:p>
    <w:p w:rsidR="00000000" w:rsidDel="00000000" w:rsidP="00000000" w:rsidRDefault="00000000" w:rsidRPr="00000000" w14:paraId="0000084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8 стихир: 3 передсвяття і 5 прп., Слава: прп., І нині: передсвяття. Три читання: Муд. 5:15-6:3, Муд. 3:1-9, Муд. 4:7-15. Стиховня прп. з приспівами, тільки І нині: передсвяття. Тропар прп., Слава, І нині: передсвяття. Відпуст великий з поминанням прп.</w:t>
      </w:r>
    </w:p>
    <w:p w:rsidR="00000000" w:rsidDel="00000000" w:rsidP="00000000" w:rsidRDefault="00000000" w:rsidRPr="00000000" w14:paraId="0000084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4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передсвяття (2), Слава: прп., І нині: ще раз передсвяття.Катизми чергові з сідальними прп., Слава, І нині: передсвяття. Полієлей з величаннями, також сідальний прп., Слава, І нині: передсвяття. Степенна 4-го гласу, 1-й антифон. Все інше до канону – прп. Єв. – Мт. 43 зач.; 11,25-30. Канон передсвяття і прп. По 3-ій пісні – кондак-ікос передсвяття і сідальний прп., Слава, І нині: сідальний передсвяття, по 6-ій – кондак-ікос прп., по 9-ій – світильний прп. Слава, І нині: світильний передсвяття. Хвалитних стихир 6 – 3 передсвяття і 3 прп., Слава: прп., І нині: передсвяття. По великому славослов’ї – тропар прп., Слава, І нині: передсвяття. Відпуст великий з поминанням прп. </w:t>
      </w:r>
    </w:p>
    <w:p w:rsidR="00000000" w:rsidDel="00000000" w:rsidP="00000000" w:rsidRDefault="00000000" w:rsidRPr="00000000" w14:paraId="00000847">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4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передсвяття, Слава: прп.; кондаки – поперемінно, тобто на 1-му і 6-му – передсвяття, на 3-му і 9-му прп. </w:t>
      </w:r>
    </w:p>
    <w:p w:rsidR="00000000" w:rsidDel="00000000" w:rsidP="00000000" w:rsidRDefault="00000000" w:rsidRPr="00000000" w14:paraId="00000849">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4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передсвяття і прп., Слава: кондак прп., І нині: кондак передсвяття. Прокімен, алилуя і причасний – прп.; апостол і євангелія – дня і прп.: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2 Кор. 167 зач.; 1, 1-7. Єв. – Мт. 88 зач.; 21, 43-46.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Євр. 334 зач.; 13, 7-16. Єв. – Мт. 43 зач.; 11, 27-30.</w:t>
      </w:r>
    </w:p>
    <w:p w:rsidR="00000000" w:rsidDel="00000000" w:rsidP="00000000" w:rsidRDefault="00000000" w:rsidRPr="00000000" w14:paraId="0000084B">
      <w:pPr>
        <w:spacing w:before="240" w:lineRule="auto"/>
        <w:rPr>
          <w:rFonts w:ascii="Times New Roman" w:cs="Times New Roman" w:eastAsia="Times New Roman" w:hAnsi="Times New Roman"/>
          <w:color w:val="ff0000"/>
          <w:highlight w:val="yellow"/>
        </w:rPr>
      </w:pPr>
      <w:r w:rsidDel="00000000" w:rsidR="00000000" w:rsidRPr="00000000">
        <w:rPr>
          <w:rtl w:val="0"/>
        </w:rPr>
      </w:r>
    </w:p>
    <w:p w:rsidR="00000000" w:rsidDel="00000000" w:rsidP="00000000" w:rsidRDefault="00000000" w:rsidRPr="00000000" w14:paraId="0000084C">
      <w:pPr>
        <w:spacing w:before="240" w:lineRule="auto"/>
        <w:rPr>
          <w:rFonts w:ascii="Times New Roman" w:cs="Times New Roman" w:eastAsia="Times New Roman" w:hAnsi="Times New Roman"/>
          <w:color w:val="ff0000"/>
          <w:highlight w:val="yellow"/>
        </w:rPr>
      </w:pPr>
      <w:r w:rsidDel="00000000" w:rsidR="00000000" w:rsidRPr="00000000">
        <w:rPr>
          <w:rtl w:val="0"/>
        </w:rPr>
      </w:r>
    </w:p>
    <w:p w:rsidR="00000000" w:rsidDel="00000000" w:rsidP="00000000" w:rsidRDefault="00000000" w:rsidRPr="00000000" w14:paraId="0000084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84F">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color w:val="ff0000"/>
          <w:rtl w:val="0"/>
        </w:rPr>
        <w:t xml:space="preserve">15 🕀 Успіння Пресвятої Владичиці нашої Богородиці і Приснодіви Марії.</w:t>
      </w:r>
      <w:r w:rsidDel="00000000" w:rsidR="00000000" w:rsidRPr="00000000">
        <w:rPr>
          <w:rFonts w:ascii="Times New Roman" w:cs="Times New Roman" w:eastAsia="Times New Roman" w:hAnsi="Times New Roman"/>
          <w:b w:val="1"/>
          <w:i w:val="1"/>
          <w:color w:val="ff0000"/>
          <w:rtl w:val="0"/>
        </w:rPr>
        <w:t xml:space="preserve"> </w:t>
      </w:r>
    </w:p>
    <w:p w:rsidR="00000000" w:rsidDel="00000000" w:rsidP="00000000" w:rsidRDefault="00000000" w:rsidRPr="00000000" w14:paraId="0000085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Бут. 28:10-17, Єз. 43:27-44:4, Прип. 9: 1-11. На литії всі стихири – свята. На стиховні: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85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5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свята. Катизми чергові з сідальними свята, Полієлей, величання і пополієлейний сідальний свята. Степенна 4-го гласу, 1-й антифон. Прокімен, євангелія і стихира свята. Єв. – Лк. 4 зач.; 1:39-49,56. Псалом 50 і стихира свята. Канони два свята. По 3-ій пісні сідальний свята; по 6-ій – кондак-ікос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853">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5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855">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5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повсякденні, тропар, кондак, прокімен, алилуя свята. Ап. – Флп. 240. зач.; 2:5-11. Єв. – Лк. 54 зач.; 10:38-42, 11:27-28. Замість „Достойно” – ірмос 9-ї пісні канону свята з приспівом. Причасний свята.</w:t>
      </w:r>
    </w:p>
    <w:p w:rsidR="00000000" w:rsidDel="00000000" w:rsidP="00000000" w:rsidRDefault="00000000" w:rsidRPr="00000000" w14:paraId="00000857">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5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85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16 🕃 Перенесення з Едеси до Царгороду нерукотворного образа Господа Бога і Спаса нашого Ісуса Христа, названого святим обрусом. </w:t>
      </w:r>
    </w:p>
    <w:p w:rsidR="00000000" w:rsidDel="00000000" w:rsidP="00000000" w:rsidRDefault="00000000" w:rsidRPr="00000000" w14:paraId="000008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Діомида.</w:t>
      </w:r>
    </w:p>
    <w:p w:rsidR="00000000" w:rsidDel="00000000" w:rsidP="00000000" w:rsidRDefault="00000000" w:rsidRPr="00000000" w14:paraId="000008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3 Образу, Сл.: Образу, І нині: свята. Стиховня свята, Сл: Образу, І нині: свята. По “Отче наш”: тропар Образу, Сл., І нині: тропар свята. Відпуст:  “Христос істинний Бог наш, що невимовним своїм промислом перед своїм добровільним стражданням зволив відобразити на обрусі пресвятий нерукотворний Образ пречистого і Боголюдського свого лиця …”</w:t>
      </w:r>
    </w:p>
    <w:p w:rsidR="00000000" w:rsidDel="00000000" w:rsidP="00000000" w:rsidRDefault="00000000" w:rsidRPr="00000000" w14:paraId="0000085D">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Образу (2), Сл., І нині: тропар свята. Катизми черг., сідал. Образу, Сл., І нині: сідал. свята. Пс. 50. Канон свята і Образу. Катавасія “Прикрашена”. По 3-ій – конд.-ікос свята та сідал. Образу, Сл., І нині: сідал. свята. По 6-ій – конд.-ікос Образу;  по 9-ій – світил. Образу, Сл., І нині: світил. свята. Хвалитніх стихири – 4 Образу, Сл.: Образу, І нині: свята. По вел. славослов’ї - тропар Образу, Сл., І нині: свята. Відпуст, як на Вечірні.</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часах тропар Образу, Сл.: свята. Кондаки: на 1-му та 6-му – Образу; на 3-му та 9-му – свята. </w:t>
      </w:r>
    </w:p>
    <w:p w:rsidR="00000000" w:rsidDel="00000000" w:rsidP="00000000" w:rsidRDefault="00000000" w:rsidRPr="00000000" w14:paraId="000008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повсякденні. Тропар Образу і свята, Сл.: кондак Образу, І нині: кондак свята. Прокімен, алилуя та причасний Образу. Ап. і Єв. – дня і Образу.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Рим. 119 зач.; 15, 30-33. Єв. – Мт. 73 зач.; 17, 24 – 18, 4. </w:t>
      </w:r>
      <w:r w:rsidDel="00000000" w:rsidR="00000000" w:rsidRPr="00000000">
        <w:rPr>
          <w:rFonts w:ascii="Times New Roman" w:cs="Times New Roman" w:eastAsia="Times New Roman" w:hAnsi="Times New Roman"/>
          <w:i w:val="1"/>
          <w:rtl w:val="0"/>
        </w:rPr>
        <w:t xml:space="preserve">Образу:</w:t>
      </w:r>
      <w:r w:rsidDel="00000000" w:rsidR="00000000" w:rsidRPr="00000000">
        <w:rPr>
          <w:rFonts w:ascii="Times New Roman" w:cs="Times New Roman" w:eastAsia="Times New Roman" w:hAnsi="Times New Roman"/>
          <w:rtl w:val="0"/>
        </w:rPr>
        <w:t xml:space="preserve"> Ап. – Кол. 250 зач.; 1, 12-18. Єв. – Лк. 48 зач. (від половини); 9, 51-56; 10, 22-24. Замість „Достойно” – ірмос 9-ї пісні канону свята з приспівом.</w:t>
      </w:r>
    </w:p>
    <w:p w:rsidR="00000000" w:rsidDel="00000000" w:rsidP="00000000" w:rsidRDefault="00000000" w:rsidRPr="00000000" w14:paraId="0000086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8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863">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17 </w:t>
      </w:r>
      <w:r w:rsidDel="00000000" w:rsidR="00000000" w:rsidRPr="00000000">
        <w:rPr>
          <w:rFonts w:ascii="Times New Roman" w:cs="Times New Roman" w:eastAsia="Times New Roman" w:hAnsi="Times New Roman"/>
          <w:i w:val="1"/>
          <w:color w:val="ff0000"/>
          <w:rtl w:val="0"/>
        </w:rPr>
        <w:t xml:space="preserve">Неділя 10-та по Зісланні Святого Духа. Глас 1. Єв. 10.</w:t>
      </w:r>
    </w:p>
    <w:p w:rsidR="00000000" w:rsidDel="00000000" w:rsidP="00000000" w:rsidRDefault="00000000" w:rsidRPr="00000000" w14:paraId="0000086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Мирона. </w:t>
      </w:r>
    </w:p>
    <w:p w:rsidR="00000000" w:rsidDel="00000000" w:rsidP="00000000" w:rsidRDefault="00000000" w:rsidRPr="00000000" w14:paraId="0000086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 3 свята і 3 мч., Слава: свята, І нині: богородичний-догмат 1-го гласу. Стиховня воскресна. Слава, І нині: свята. Тропар воскресний, Слава: мч., І нині: свята. Відпуст великий з поминанням недільним і мч.</w:t>
      </w:r>
    </w:p>
    <w:p w:rsidR="00000000" w:rsidDel="00000000" w:rsidP="00000000" w:rsidRDefault="00000000" w:rsidRPr="00000000" w14:paraId="0000086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6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мч., І нині: свята. Катизми чергові, сідальні недільні. «Ангельський собор». Степенна і прокімен 1-го гласу. Єв. – Ів. 66 зач.; 21, 1-14. «Воскресіння Христове бачивши…». Псалом 50. Стихира недільна. Канон воскресний, Богородиці з Октоїха, свята і мч. По 3-ій пісні – кондак-ікос свята і кондак мч., сідальні мч. і свята. По 6-ій – кондак-ікос недільні. На 9-ій – «Чеснішу», по 9-ій – «Свят Господь Бог наш», недільний світильний, Слава: І нині: свята. Хвалитних стихир – 8: 4 воскресних і 4 свята (з приспівами «Воскресни, Господи, в упокій Твій, Ти і кивот святині Твоєї» і «Клявся Господь Давидові істиною і не відречеться її»). Слава: стихира євангельська, І нині: «Преблагословенна». По великому славослов'ї – тропар «Сьогодні спасіння світу». Відпуст великий з поминанням недільним і мч.</w:t>
      </w:r>
    </w:p>
    <w:p w:rsidR="00000000" w:rsidDel="00000000" w:rsidP="00000000" w:rsidRDefault="00000000" w:rsidRPr="00000000" w14:paraId="00000868">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6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воскресний, також Слава: на 1-му і 6-му – ще й свята, на 3-му і 9-му – ще ймч. Кондаки: на 1-му і 6-му – свята, на 3-му і 9-му – воскресний.</w:t>
      </w:r>
    </w:p>
    <w:p w:rsidR="00000000" w:rsidDel="00000000" w:rsidP="00000000" w:rsidRDefault="00000000" w:rsidRPr="00000000" w14:paraId="0000086A">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6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і свята, Слава: кондак воскресний, І нині: свята. Прокімен, апостол, алилуя, євангелія і причасний – тільки неділі. Ап. – 1 Кор. 131 зач.; 4, 9-16. Єв. – Мт. 72 зач.; 17, 14-23. Замість „Достойно” – ірмос 9-ї пісні канону свята з приспівом. </w:t>
      </w:r>
    </w:p>
    <w:p w:rsidR="00000000" w:rsidDel="00000000" w:rsidP="00000000" w:rsidRDefault="00000000" w:rsidRPr="00000000" w14:paraId="0000086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86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Тиждень 11-ий по Зісланні Святого Духа.</w:t>
      </w:r>
    </w:p>
    <w:p w:rsidR="00000000" w:rsidDel="00000000" w:rsidP="00000000" w:rsidRDefault="00000000" w:rsidRPr="00000000" w14:paraId="0000087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Спомин освячення Патріаршого собору Воскресіння Христового в Києві.</w:t>
      </w:r>
    </w:p>
    <w:p w:rsidR="00000000" w:rsidDel="00000000" w:rsidP="00000000" w:rsidRDefault="00000000" w:rsidRPr="00000000" w14:paraId="000008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Флора й Лавра. </w:t>
      </w:r>
    </w:p>
    <w:p w:rsidR="00000000" w:rsidDel="00000000" w:rsidP="00000000" w:rsidRDefault="00000000" w:rsidRPr="00000000" w14:paraId="00000872">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Службу свв. мчч. Флора і Лавра співаємо на Повечер’ї. </w:t>
      </w:r>
    </w:p>
    <w:p w:rsidR="00000000" w:rsidDel="00000000" w:rsidP="00000000" w:rsidRDefault="00000000" w:rsidRPr="00000000" w14:paraId="0000087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3 свята</w:t>
      </w:r>
      <w:r w:rsidDel="00000000" w:rsidR="00000000" w:rsidRPr="00000000">
        <w:rPr>
          <w:rFonts w:ascii="Times New Roman" w:cs="Times New Roman" w:eastAsia="Times New Roman" w:hAnsi="Times New Roman"/>
          <w:color w:val="ff0000"/>
          <w:sz w:val="46"/>
          <w:szCs w:val="46"/>
          <w:vertAlign w:val="superscript"/>
          <w:rtl w:val="0"/>
        </w:rPr>
        <w:t xml:space="preserve">[1]</w:t>
      </w:r>
      <w:r w:rsidDel="00000000" w:rsidR="00000000" w:rsidRPr="00000000">
        <w:rPr>
          <w:rFonts w:ascii="Times New Roman" w:cs="Times New Roman" w:eastAsia="Times New Roman" w:hAnsi="Times New Roman"/>
          <w:color w:val="ff0000"/>
          <w:rtl w:val="0"/>
        </w:rPr>
        <w:t xml:space="preserve"> і 3 освячення Собору, Слава: освячення Собору, І нині: свята. Вхід. Прокімен дня і з читання: 3 Цар. 8, 22-23, 27-30; Муд. 7, 21-8,4; Прип. 9, 1-11. Стиховня свята, Слава: освячення Собору, І нині: свята. Тропар освячення Собору, Слава, І нині: свята. Відпуст середній з поминанням свята, служби освячення Собору і мчч. </w:t>
      </w:r>
    </w:p>
    <w:p w:rsidR="00000000" w:rsidDel="00000000" w:rsidP="00000000" w:rsidRDefault="00000000" w:rsidRPr="00000000" w14:paraId="0000087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освячення Собору (2), Слава, І нині: свята. Катизми чергові і після обох – сідальні освячення Собору, Слава, І нині: свята. Псалом 50. Канон свята і освячення Собору. Катавасія – «Хрест накресливши». По 3-ій пісні – кондак освячення Собору, також і  сідальний, Слава, І нині: свята. По 6-ій – кондак-ікос свята. По 9-ій – світильний освячення Собору, Слава, І нині: свята. На Хвалитних – 6 стихир: 3 свята і 3 освячення Собору, Сл.: освячення, І нині: свята. По Вел. славослов’ї – тропар  освячення Собору, Слава, І нині: свята. Відпуст середній з поминанням служби свята, освячення Собору і мчч. </w:t>
      </w:r>
    </w:p>
    <w:p w:rsidR="00000000" w:rsidDel="00000000" w:rsidP="00000000" w:rsidRDefault="00000000" w:rsidRPr="00000000" w14:paraId="0000087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освячення собору Воскресіння, також Слава: свята; кондаки – поперемінно: на 1-му і 6-му – освячення, на 3-му і на 9-му – свята. </w:t>
      </w:r>
    </w:p>
    <w:p w:rsidR="00000000" w:rsidDel="00000000" w:rsidP="00000000" w:rsidRDefault="00000000" w:rsidRPr="00000000" w14:paraId="0000087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повсякденні. По вході – тропар освячення Собору і свята, Сл.: кондак освячення, І нині: кондак свята. Прокімен і алилуя освячення Собору і свята. Ап. і Єв. – дня і освячення Собору.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2 Кор. 171 зач.; 2, 4-15. Єв. – Мт. 94 зач.; 23, 13-22. </w:t>
      </w:r>
      <w:r w:rsidDel="00000000" w:rsidR="00000000" w:rsidRPr="00000000">
        <w:rPr>
          <w:rFonts w:ascii="Times New Roman" w:cs="Times New Roman" w:eastAsia="Times New Roman" w:hAnsi="Times New Roman"/>
          <w:i w:val="1"/>
          <w:color w:val="ff0000"/>
          <w:rtl w:val="0"/>
        </w:rPr>
        <w:t xml:space="preserve">Собору:</w:t>
      </w:r>
      <w:r w:rsidDel="00000000" w:rsidR="00000000" w:rsidRPr="00000000">
        <w:rPr>
          <w:rFonts w:ascii="Times New Roman" w:cs="Times New Roman" w:eastAsia="Times New Roman" w:hAnsi="Times New Roman"/>
          <w:color w:val="ff0000"/>
          <w:rtl w:val="0"/>
        </w:rPr>
        <w:t xml:space="preserve"> Ап. – Євр. 307 зач.; 3, 1-4. Єв. – Мт. 67 зач.; 16, 13-18. Замість «Достойно» – приспів і ірмос 9-ї пісні канону свята </w:t>
      </w:r>
      <w:r w:rsidDel="00000000" w:rsidR="00000000" w:rsidRPr="00000000">
        <w:rPr>
          <w:rFonts w:ascii="Times New Roman" w:cs="Times New Roman" w:eastAsia="Times New Roman" w:hAnsi="Times New Roman"/>
          <w:i w:val="1"/>
          <w:color w:val="ff0000"/>
          <w:rtl w:val="0"/>
        </w:rPr>
        <w:t xml:space="preserve">(Успіння)</w:t>
      </w:r>
      <w:r w:rsidDel="00000000" w:rsidR="00000000" w:rsidRPr="00000000">
        <w:rPr>
          <w:rFonts w:ascii="Times New Roman" w:cs="Times New Roman" w:eastAsia="Times New Roman" w:hAnsi="Times New Roman"/>
          <w:color w:val="ff0000"/>
          <w:rtl w:val="0"/>
        </w:rPr>
        <w:t xml:space="preserve">. Причасний освячення Собору: «Господи, возлюбив я красу дому Твого і місце обителі слави Твоєї». (Пс 25:8). Алилуя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і свята.</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tl w:val="0"/>
        </w:rPr>
      </w:r>
    </w:p>
    <w:p w:rsidR="00000000" w:rsidDel="00000000" w:rsidP="00000000" w:rsidRDefault="00000000" w:rsidRPr="00000000" w14:paraId="0000087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8">
      <w:pPr>
        <w:spacing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34"/>
          <w:szCs w:val="34"/>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Тобто посвяття Успіння Пресвятої Богородиці.</w:t>
      </w:r>
    </w:p>
    <w:p w:rsidR="00000000" w:rsidDel="00000000" w:rsidP="00000000" w:rsidRDefault="00000000" w:rsidRPr="00000000" w14:paraId="0000087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87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Святого мученика Андрія Стратопедарха – сотника, і тих, що з ним. </w:t>
      </w:r>
    </w:p>
    <w:p w:rsidR="00000000" w:rsidDel="00000000" w:rsidP="00000000" w:rsidRDefault="00000000" w:rsidRPr="00000000" w14:paraId="0000087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мч., Слава: мч., І нині:свята. На стиховні: стихири свята. Тропар мч., Слава, І нині: свята. Відпуст середній з поминанням служби свята і мч. </w:t>
      </w:r>
    </w:p>
    <w:p w:rsidR="00000000" w:rsidDel="00000000" w:rsidP="00000000" w:rsidRDefault="00000000" w:rsidRPr="00000000" w14:paraId="0000087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мч., І нині: свята. Катизми чергові і сідальний свята. Псалом 50. Канонів 2: перший свята, другий мч. По 9-ій – світильний мч. Слава, І нині: світильний свята. Стиховня – вся свята. Тропар мч., Слава, І нині: свята. </w:t>
      </w:r>
    </w:p>
    <w:p w:rsidR="00000000" w:rsidDel="00000000" w:rsidP="00000000" w:rsidRDefault="00000000" w:rsidRPr="00000000" w14:paraId="000008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мч., кондаки – поперемінно, тобто: на 1-му і 6-му – свята, на 3-му і 9-му – мч. </w:t>
      </w:r>
    </w:p>
    <w:p w:rsidR="00000000" w:rsidDel="00000000" w:rsidP="00000000" w:rsidRDefault="00000000" w:rsidRPr="00000000" w14:paraId="000008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причасний – свята. Ап. – 2 Кор. 172 зач.; 2, 14 – 3, 3. Єв. – Мт. 95 зач.; 23, 23-28. Замість «Достойно» – ірмос 9-ої пісні канону свята з його приспівом.</w:t>
      </w:r>
    </w:p>
    <w:p w:rsidR="00000000" w:rsidDel="00000000" w:rsidP="00000000" w:rsidRDefault="00000000" w:rsidRPr="00000000" w14:paraId="000008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88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Святого пророка Самуїла. </w:t>
      </w:r>
    </w:p>
    <w:p w:rsidR="00000000" w:rsidDel="00000000" w:rsidP="00000000" w:rsidRDefault="00000000" w:rsidRPr="00000000" w14:paraId="000008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прор., Сл., І нині: свята. На стиховні: стихири свята. Тропар прор., Слава, І нині: свята. Відпуст середній з поминанням служби свята і прор.</w:t>
      </w:r>
    </w:p>
    <w:p w:rsidR="00000000" w:rsidDel="00000000" w:rsidP="00000000" w:rsidRDefault="00000000" w:rsidRPr="00000000" w14:paraId="000008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прор., І нині: свята. Катизми чергові і сідальний свята. Псалом 50. Канон свята і прор. По 9-ій – світильний прор. Слава, І нині: світильний свята. Стиховня свята. Тропар м прор., Слава, І нині: свята.</w:t>
      </w:r>
    </w:p>
    <w:p w:rsidR="00000000" w:rsidDel="00000000" w:rsidP="00000000" w:rsidRDefault="00000000" w:rsidRPr="00000000" w14:paraId="0000088A">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8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прор., кондаки – поперемінно, тобто: на 1-му і 6-му – свята, на 3-му і 9-му – прор.</w:t>
      </w:r>
    </w:p>
    <w:p w:rsidR="00000000" w:rsidDel="00000000" w:rsidP="00000000" w:rsidRDefault="00000000" w:rsidRPr="00000000" w14:paraId="0000088C">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8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причасний – свята. Ап. – 2 Кор. 173 зач.; 3, 4-11. Єв. – Мт. 96 зач.; 23, 29-39. Замість «Достойно» – ірмос 9-ої пісні канону свята з його приспівом.</w:t>
      </w:r>
    </w:p>
    <w:p w:rsidR="00000000" w:rsidDel="00000000" w:rsidP="00000000" w:rsidRDefault="00000000" w:rsidRPr="00000000" w14:paraId="000008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8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Святого апостола Тадея. Святої мучениці Васси. </w:t>
      </w:r>
    </w:p>
    <w:p w:rsidR="00000000" w:rsidDel="00000000" w:rsidP="00000000" w:rsidRDefault="00000000" w:rsidRPr="00000000" w14:paraId="000008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 6 стихир: 3 ап. і 3 мчц., Сл., І нині: свята. На стиховні: стихири свята. Тропар ап., Слава: мчц., І нині: свята. Відпуст середній з поминанням служби свята, ап. і мчц. </w:t>
      </w:r>
    </w:p>
    <w:p w:rsidR="00000000" w:rsidDel="00000000" w:rsidP="00000000" w:rsidRDefault="00000000" w:rsidRPr="00000000" w14:paraId="000008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і тропар ап., Слава: мчц., І нині: свята. Катизми чергові і сідальний свята. Псалом 50. Канон свята, ап. і мчц. По 9-ій – світильний ап. Слава: мчц., І нині: світильний свята. На стиховні: стихири свята. По «Отче наш»: тропар ап., Слава: мчц., І нині: свята. </w:t>
      </w:r>
    </w:p>
    <w:p w:rsidR="00000000" w:rsidDel="00000000" w:rsidP="00000000" w:rsidRDefault="00000000" w:rsidRPr="00000000" w14:paraId="000008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Слава: ап., на 9-му Слава: мчц., кондаки – поперемінно, тобто: на 1-му і 6-му – свята, на 3-му – ап., на 9-му – мчц. </w:t>
      </w:r>
    </w:p>
    <w:p w:rsidR="00000000" w:rsidDel="00000000" w:rsidP="00000000" w:rsidRDefault="00000000" w:rsidRPr="00000000" w14:paraId="000008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Тропар і кондак свята. Прокімен, алилуя, причасний – свята. Ап. – 2 Кор. 175 зач.; 4, 1-6. Єв. – Мт. 99 зач.; 24, 13-28. Замість «Достойно» – приспів і ірмос 9-ї пісні канону свята.</w:t>
      </w:r>
    </w:p>
    <w:p w:rsidR="00000000" w:rsidDel="00000000" w:rsidP="00000000" w:rsidRDefault="00000000" w:rsidRPr="00000000" w14:paraId="0000089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8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мученика Агатоніка і тих, що з ним. Блаженного священномученика Симеона Лукача. </w:t>
      </w:r>
    </w:p>
    <w:p w:rsidR="00000000" w:rsidDel="00000000" w:rsidP="00000000" w:rsidRDefault="00000000" w:rsidRPr="00000000" w14:paraId="0000089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 6 стихир: 3 мч. Агатоніка і 3 мч. Луппа </w:t>
      </w:r>
      <w:r w:rsidDel="00000000" w:rsidR="00000000" w:rsidRPr="00000000">
        <w:rPr>
          <w:rFonts w:ascii="Times New Roman" w:cs="Times New Roman" w:eastAsia="Times New Roman" w:hAnsi="Times New Roman"/>
          <w:i w:val="1"/>
          <w:rtl w:val="0"/>
        </w:rPr>
        <w:t xml:space="preserve">(з огляду на віддання Успіння)</w:t>
      </w:r>
      <w:r w:rsidDel="00000000" w:rsidR="00000000" w:rsidRPr="00000000">
        <w:rPr>
          <w:rFonts w:ascii="Times New Roman" w:cs="Times New Roman" w:eastAsia="Times New Roman" w:hAnsi="Times New Roman"/>
          <w:rtl w:val="0"/>
        </w:rPr>
        <w:t xml:space="preserve">, Слава: мч. Агатоніка, І нині: свята. На стиховні: стихири свята. Тропар мучеників, Слава І нині: свята. Відпуст середній з поминанням служби свята і мчч. </w:t>
      </w:r>
    </w:p>
    <w:p w:rsidR="00000000" w:rsidDel="00000000" w:rsidP="00000000" w:rsidRDefault="00000000" w:rsidRPr="00000000" w14:paraId="0000089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і мч. Агатоніка, Слава: мч. Луппа, І нині: свята. Катизми чергові і сідальний свята. Псалом 50. Канон перший свята, мч. Агатоніка і мч. Луппа. По 9-ій – світильний мч. Агатоніка, Слава:  мч. Луппа, І нині: світильний свята. Стиховня свята. По «Отче наш»: тропар мч. Агатоніка, Слава: мч. Луппа, І нині: свята. </w:t>
      </w:r>
    </w:p>
    <w:p w:rsidR="00000000" w:rsidDel="00000000" w:rsidP="00000000" w:rsidRDefault="00000000" w:rsidRPr="00000000" w14:paraId="000008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ще Слава: мч. Агатоніка, на 9-му Слава: мч. Луппа; Кондаки: на 1-му і 6-му – свята, на 3-му - мч. Агатоніка, на 9-му – мч. Луппа. </w:t>
      </w:r>
    </w:p>
    <w:p w:rsidR="00000000" w:rsidDel="00000000" w:rsidP="00000000" w:rsidRDefault="00000000" w:rsidRPr="00000000" w14:paraId="000008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причасний – свята. Ап. – 2 Кор. 177 зач.; 4, 13-18. Єв. – Мт. 100 зач.; 24, 27-33. 42-51. Замість „Достойно” – приспів і ірмос 9-ї пісні канону свята. </w:t>
      </w:r>
    </w:p>
    <w:p w:rsidR="00000000" w:rsidDel="00000000" w:rsidP="00000000" w:rsidRDefault="00000000" w:rsidRPr="00000000" w14:paraId="000008A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8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Віддання Успіння Пресвятої Богородиці. </w:t>
      </w:r>
    </w:p>
    <w:p w:rsidR="00000000" w:rsidDel="00000000" w:rsidP="00000000" w:rsidRDefault="00000000" w:rsidRPr="00000000" w14:paraId="000008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Луппа. Святого священномученика Іринея, єпископа Ліонського. </w:t>
      </w:r>
    </w:p>
    <w:p w:rsidR="00000000" w:rsidDel="00000000" w:rsidP="00000000" w:rsidRDefault="00000000" w:rsidRPr="00000000" w14:paraId="000008A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свята, Слава, І нині: свята. Прокімен дня. Стиховня – свята (як у сам день свята). По «Отче наш» - тропар свята (1). Відпуст великий з поминанням свята. </w:t>
      </w:r>
    </w:p>
    <w:p w:rsidR="00000000" w:rsidDel="00000000" w:rsidP="00000000" w:rsidRDefault="00000000" w:rsidRPr="00000000" w14:paraId="000008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І нині: свята.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 </w:t>
      </w:r>
    </w:p>
    <w:p w:rsidR="00000000" w:rsidDel="00000000" w:rsidP="00000000" w:rsidRDefault="00000000" w:rsidRPr="00000000" w14:paraId="000008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w:t>
      </w:r>
    </w:p>
    <w:p w:rsidR="00000000" w:rsidDel="00000000" w:rsidP="00000000" w:rsidRDefault="00000000" w:rsidRPr="00000000" w14:paraId="000008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 свята. Ап. – 1 Кор. 123 зач. 1, 3-9. Єв. – Мт. 78 зач.; 19, 3-12. Замість «Достойно» – ірмос 9-ї пісні канону свята з приспівом. Причасний – свята. </w:t>
      </w:r>
    </w:p>
    <w:p w:rsidR="00000000" w:rsidDel="00000000" w:rsidP="00000000" w:rsidRDefault="00000000" w:rsidRPr="00000000" w14:paraId="000008A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8A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24 </w:t>
      </w:r>
      <w:r w:rsidDel="00000000" w:rsidR="00000000" w:rsidRPr="00000000">
        <w:rPr>
          <w:rFonts w:ascii="Times New Roman" w:cs="Times New Roman" w:eastAsia="Times New Roman" w:hAnsi="Times New Roman"/>
          <w:i w:val="1"/>
          <w:color w:val="ff0000"/>
          <w:rtl w:val="0"/>
        </w:rPr>
        <w:t xml:space="preserve">Неділя 11-та по Зісланні Святого Духа. Глас 2. Єв. 11.</w:t>
      </w:r>
    </w:p>
    <w:p w:rsidR="00000000" w:rsidDel="00000000" w:rsidP="00000000" w:rsidRDefault="00000000" w:rsidRPr="00000000" w14:paraId="000008A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 свщмч. Євтиха. </w:t>
      </w:r>
    </w:p>
    <w:p w:rsidR="00000000" w:rsidDel="00000000" w:rsidP="00000000" w:rsidRDefault="00000000" w:rsidRPr="00000000" w14:paraId="000008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свщмч., Сл., І нині: богородичний-догмат 2-го гласу. Прокімен дня. Стиховня воскресна. По «Отче наш» – тропар воскресний, Сл.: свщмч., І нині: богород. воскресний за гласом «Слава». Відпуст великий воскресний, з помин. свщмч.</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AF">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B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свщмч., І нині: богород. воскресний за гласом «Слава». Катизми чергові, сідал. воскресні. «Ангельський собор», іпакой, степенна та прокімен 2-го гласу. Єв. – Ів. 67 зач.; 21, 15-25. «Воскресіння Христове». Пс. 50. Стихира недільна. Канон воскресний, хрестовоскресний, Богородиці і свщмч. Катавасія чергова: . По 3-ій пісні – кондак і сідальний свщмч. По 6-ій – кондак-ікос воскресний. На 9-ій пісні – «Чеснішу від херувимів». По 9-ій пісні – «Свят Господь Бог наш» і світильний воскресний, Сл.: свщмч.,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свщмч. </w:t>
      </w:r>
    </w:p>
    <w:p w:rsidR="00000000" w:rsidDel="00000000" w:rsidP="00000000" w:rsidRDefault="00000000" w:rsidRPr="00000000" w14:paraId="000008B1">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B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свщмч., на 6-му – храму. Кондаки: на 1-му – воскресний, на 3-му і 9-му – свщмч., на 6-му храму. </w:t>
      </w:r>
    </w:p>
    <w:p w:rsidR="00000000" w:rsidDel="00000000" w:rsidP="00000000" w:rsidRDefault="00000000" w:rsidRPr="00000000" w14:paraId="000008B3">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B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1 Кор. 141 зач.; 9, 2-12. Єв. – Мт. 77 зач.; 18, 23-35. Причасний «Хваліте».</w:t>
      </w:r>
    </w:p>
    <w:p w:rsidR="00000000" w:rsidDel="00000000" w:rsidP="00000000" w:rsidRDefault="00000000" w:rsidRPr="00000000" w14:paraId="000008B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8B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Тиждень 12-ий по Зісланні Святого Духа.</w:t>
      </w:r>
    </w:p>
    <w:p w:rsidR="00000000" w:rsidDel="00000000" w:rsidP="00000000" w:rsidRDefault="00000000" w:rsidRPr="00000000" w14:paraId="000008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Повернення мощів св. ап. Вартоломея. Святого апостола Тита. </w:t>
      </w:r>
    </w:p>
    <w:p w:rsidR="00000000" w:rsidDel="00000000" w:rsidP="00000000" w:rsidRDefault="00000000" w:rsidRPr="00000000" w14:paraId="000008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 ап. Вартоломея., 3 св. ап. Тита., Сл., І нині: богородичний. Прокімен дня. Стиховня Октоїха. По «Отче наш»: тропар св. ап. Вартоломея., Сл.: св. ап. Тита., І нині: богород. відпустовий за гласом тропаря св. ап. Тита. і за днем тижня. Відпуст середній з помин. св. ап. Вартоломея. і св. ап. Тита. </w:t>
      </w:r>
    </w:p>
    <w:p w:rsidR="00000000" w:rsidDel="00000000" w:rsidP="00000000" w:rsidRDefault="00000000" w:rsidRPr="00000000" w14:paraId="000008B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8B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 ап. Вартоломея.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св. ап. Тита., І нині: богород. відпустовий за гласом тропаря св. ап. Тита. Катизми чергові, сідальні Октоїха. Канон Октоїха, св. ап. Вартоломея. і св. ап. Тита. На 9-ій пісні – «Чеснішу від херувимів». По 9-ій – світильний Октоїха, св. ап. Вартоломея., Сл.: св. ап. Тита., І нині: богородичний. Стиховня Октоїха. По «Отче наш»: тропар св. ап. Вартоломея., Сл.: св. ап. Тита., І нині: богород. за гласом тропаря св. ап. Тита. і за днем тижня. Відпуст середній з помин. св. ап. Вартоломея. і св. ап. Тита. </w:t>
      </w:r>
    </w:p>
    <w:p w:rsidR="00000000" w:rsidDel="00000000" w:rsidP="00000000" w:rsidRDefault="00000000" w:rsidRPr="00000000" w14:paraId="000008B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8B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 ап. Вартоломея. та 9-му – св. ап. Тита. </w:t>
      </w:r>
    </w:p>
    <w:p w:rsidR="00000000" w:rsidDel="00000000" w:rsidP="00000000" w:rsidRDefault="00000000" w:rsidRPr="00000000" w14:paraId="000008C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8C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179 зач.; 5, 10-15. Єв. – Мр. 2 зач.; 1, 9-15.</w:t>
      </w:r>
    </w:p>
    <w:p w:rsidR="00000000" w:rsidDel="00000000" w:rsidP="00000000" w:rsidRDefault="00000000" w:rsidRPr="00000000" w14:paraId="000008C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8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Святих мучеників Адріана й Наталії. </w:t>
      </w:r>
    </w:p>
    <w:p w:rsidR="00000000" w:rsidDel="00000000" w:rsidP="00000000" w:rsidRDefault="00000000" w:rsidRPr="00000000" w14:paraId="000008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8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8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8C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Кор. 180 зач.; 5, 15-21. Єв. – Мр. 3 зач.; 1, 16-22.</w:t>
      </w:r>
    </w:p>
    <w:p w:rsidR="00000000" w:rsidDel="00000000" w:rsidP="00000000" w:rsidRDefault="00000000" w:rsidRPr="00000000" w14:paraId="000008C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w:t>
      </w:r>
    </w:p>
    <w:p w:rsidR="00000000" w:rsidDel="00000000" w:rsidP="00000000" w:rsidRDefault="00000000" w:rsidRPr="00000000" w14:paraId="000008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8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Преподобного отця нашого Пімена. Блаженних преподобномучениць Лаврентії Герасимів і Олімпії Біди. </w:t>
      </w:r>
    </w:p>
    <w:p w:rsidR="00000000" w:rsidDel="00000000" w:rsidP="00000000" w:rsidRDefault="00000000" w:rsidRPr="00000000" w14:paraId="000008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8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8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8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Кор. 182 зач.; 6, 11-16. Єв. – Мр. 4 зач.; 1, 23-28. </w:t>
      </w:r>
    </w:p>
    <w:p w:rsidR="00000000" w:rsidDel="00000000" w:rsidP="00000000" w:rsidRDefault="00000000" w:rsidRPr="00000000" w14:paraId="000008D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8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Собор преподобних отців Печерських, що спочивають у дальніх печерах. Преподобного Мойсея Мурина. Святого отця нашого Августина, єпископа Іппонського. Святого мученика Гебре Михаїла, пресвітера ефіопського. </w:t>
      </w:r>
    </w:p>
    <w:p w:rsidR="00000000" w:rsidDel="00000000" w:rsidP="00000000" w:rsidRDefault="00000000" w:rsidRPr="00000000" w14:paraId="000008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w:t>
      </w:r>
      <w:r w:rsidDel="00000000" w:rsidR="00000000" w:rsidRPr="00000000">
        <w:rPr>
          <w:rFonts w:ascii="Times New Roman" w:cs="Times New Roman" w:eastAsia="Times New Roman" w:hAnsi="Times New Roman"/>
          <w:i w:val="1"/>
          <w:rtl w:val="0"/>
        </w:rPr>
        <w:t xml:space="preserve">(Мойсея Мурина)</w:t>
      </w:r>
      <w:r w:rsidDel="00000000" w:rsidR="00000000" w:rsidRPr="00000000">
        <w:rPr>
          <w:rFonts w:ascii="Times New Roman" w:cs="Times New Roman" w:eastAsia="Times New Roman" w:hAnsi="Times New Roman"/>
          <w:rtl w:val="0"/>
        </w:rPr>
        <w:t xml:space="preserve">,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8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8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8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Кор. 183 зач.; 7, 1-10. Єв. – Мр. 5 зач.; 1, 29-35.</w:t>
      </w:r>
    </w:p>
    <w:p w:rsidR="00000000" w:rsidDel="00000000" w:rsidP="00000000" w:rsidRDefault="00000000" w:rsidRPr="00000000" w14:paraId="000008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8D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D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8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29 </w:t>
      </w:r>
      <w:r w:rsidDel="00000000" w:rsidR="00000000" w:rsidRPr="00000000">
        <w:rPr>
          <w:rFonts w:ascii="Times New Roman" w:cs="Times New Roman" w:eastAsia="Times New Roman" w:hAnsi="Times New Roman"/>
          <w:b w:val="1"/>
          <w:color w:val="ff0000"/>
          <w:rtl w:val="0"/>
        </w:rPr>
        <w:t xml:space="preserve">🕀 Усікновення чесної голови чесного і славного пророка, предтечі і хрестителя Івана.</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     </w:t>
        <w:tab/>
      </w:r>
    </w:p>
    <w:p w:rsidR="00000000" w:rsidDel="00000000" w:rsidP="00000000" w:rsidRDefault="00000000" w:rsidRPr="00000000" w14:paraId="000008D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(багряні ризи)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стихир – 8 Предтечі, Слава: Предтечі., І нині: богородичний-догмат за гласом наславника. Прокімен дня і три читання Предтечі: Іс. 40:1-3.9, 41:17-18, Малахії 3:1-7.12.22-24, Муд. 4:7.16-5:7. На Литії і стиховні – стихири Предтечі. На благословення хлібів: тропар Предтечі (2) і «Богородице Діво» (1). Відпуст великий з поминанням тільки служби Предтечі.</w:t>
      </w:r>
    </w:p>
    <w:p w:rsidR="00000000" w:rsidDel="00000000" w:rsidP="00000000" w:rsidRDefault="00000000" w:rsidRPr="00000000" w14:paraId="000008D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Предтечі (2), Слава, І нині: богородичний з недільних, за гласом тропаря Предтечі. Катизми чергові з сідальними Предтечі, також полієлей, величання і пополієлейний сідальний Предтечі. Степенна 4-го гласу, перший антифон. Прокімен і Єв. Предтечі. Єв. Мт. 57 зач.; 14:1-13. Пс. 50, і стихира Предтечі. Канонів два – Предтечі. Катавасія чергова: «Хрест накреслив». По 3-ій пісні – сідальний Предтечі. По 6-ій – кондак-ікос Предтечі. По 9-ій – світильний Предтечі. На Хвалитних – 4 стихири Предтечі, Слава: Предтечі., І нині: богородичний, за гласом наславника. По великому славослов’ї з трисвятим – тропар Предтечі, Слава, І нині: богородичний з недільних за гласом тропаря Предтечі. Відпуст великий з поминанням тільки служби Предтечі.</w:t>
      </w:r>
    </w:p>
    <w:p w:rsidR="00000000" w:rsidDel="00000000" w:rsidP="00000000" w:rsidRDefault="00000000" w:rsidRPr="00000000" w14:paraId="000008E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і кондак Предтечі.</w:t>
      </w:r>
    </w:p>
    <w:p w:rsidR="00000000" w:rsidDel="00000000" w:rsidP="00000000" w:rsidRDefault="00000000" w:rsidRPr="00000000" w14:paraId="000008E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Предтечі. Ап. – Ді. 33 зач.; 13:25-33. Єв. – Мр. 24 зач.; 6:14-30.</w:t>
      </w:r>
    </w:p>
    <w:p w:rsidR="00000000" w:rsidDel="00000000" w:rsidP="00000000" w:rsidRDefault="00000000" w:rsidRPr="00000000" w14:paraId="000008E2">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E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8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Святих отців наших патріархів Царгородських: Олександра, Івана й Павла Нового.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свв. і 3 Октоїха, Сл., І нині: богородичний-догмат 2-го гласу. Прокімен дня. Стиховня Октоїха. По «Отче наш»: тропар свв., Сл., І нині: богородичний воскресний за гласом тропаря свв. Відпуст великий з помин. цілого тижня і свв. </w:t>
      </w:r>
    </w:p>
    <w:p w:rsidR="00000000" w:rsidDel="00000000" w:rsidP="00000000" w:rsidRDefault="00000000" w:rsidRPr="00000000" w14:paraId="000008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свв. (2), Сл., І нині: богородичний воскресний за гласом тропаря свв. Катизми чергові, сідальні Октоїха. Пс. 50. Канон: якщо Господній або Богородичний храм, то – канон храму, свв. та Октоїха. Якщо храм святого, то канон свв., храмового святого та Октоїха. По 9-ій пісні – світильний Октоїха, Сл.: свв., І нині: його богородичний. Стиховня Октоїха. По «Отче наш»: тропар свв., Сл., І нині: богородичний відпустовий за гласом тропаря свв. і за днем тижня. Відпуст великий з поминанням усього тижня і свв. </w:t>
      </w:r>
    </w:p>
    <w:p w:rsidR="00000000" w:rsidDel="00000000" w:rsidP="00000000" w:rsidRDefault="00000000" w:rsidRPr="00000000" w14:paraId="000008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свв.</w:t>
      </w:r>
    </w:p>
    <w:p w:rsidR="00000000" w:rsidDel="00000000" w:rsidP="00000000" w:rsidRDefault="00000000" w:rsidRPr="00000000" w14:paraId="000008E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125 зач.; 1, 26-29. Єв. – Мт. 82 зач.; 20, 29-34. </w:t>
      </w:r>
    </w:p>
    <w:p w:rsidR="00000000" w:rsidDel="00000000" w:rsidP="00000000" w:rsidRDefault="00000000" w:rsidRPr="00000000" w14:paraId="000008E9">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8E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31 </w:t>
      </w:r>
      <w:r w:rsidDel="00000000" w:rsidR="00000000" w:rsidRPr="00000000">
        <w:rPr>
          <w:rFonts w:ascii="Times New Roman" w:cs="Times New Roman" w:eastAsia="Times New Roman" w:hAnsi="Times New Roman"/>
          <w:i w:val="1"/>
          <w:color w:val="ff0000"/>
          <w:rtl w:val="0"/>
        </w:rPr>
        <w:t xml:space="preserve">Неділя 12-та по Зісланні Святого Духа. Глас 3. Єв. 1.</w:t>
      </w:r>
    </w:p>
    <w:p w:rsidR="00000000" w:rsidDel="00000000" w:rsidP="00000000" w:rsidRDefault="00000000" w:rsidRPr="00000000" w14:paraId="000008E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Положення чесного пояса Пресвятої Владичиці нашої Богородиці. </w:t>
      </w:r>
    </w:p>
    <w:p w:rsidR="00000000" w:rsidDel="00000000" w:rsidP="00000000" w:rsidRDefault="00000000" w:rsidRPr="00000000" w14:paraId="000008E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і 6 свята – 6, Слава: свята, І нині: богородичний-догмат 3-го гласу. Три читання: Бут. 28:10-17, Єзикіїла 43:27-44, Прип. 9:1-11. Стиховня воскресна, Слава, І нині: свята. Тропар воскресний, Слава, І нині: свята. Відпуст великий з поминанням недільним і свята.</w:t>
      </w:r>
    </w:p>
    <w:p w:rsidR="00000000" w:rsidDel="00000000" w:rsidP="00000000" w:rsidRDefault="00000000" w:rsidRPr="00000000" w14:paraId="000008E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F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І нині: свята. Катизми зі звичайними їхніми недільними сідальними октоїха, також полієлей з величаннями свята, і «Ангельський собор», мала єктенія з виголосом «Бо благословиться» й іпакой гласу, також 1-й і 2-й сідальний свята, Слава, І нині: 3-й сідальний свята. Степенна 3-го гласу. Єв. – Мр. 71 зач.; 16, 9-20. Все інше до канону – свята. Канон воскресний, Богородиці і два свята. Катавасія після кожної пісні – «Хрест накресливши». По 3-ій пісні – кондак-ікос недільний і сідальний свята, по 6-ій – кондак-ікос свята, на 9-ій пісні - "Чеснішу", о 9-ій – світильний недільний, Слава, І нині:свята. Хвалитних стихир – 8: недільних октоїха чергового гласу – 4 і свята – 4, з двома його приспівами, поданими на стиховні вечірні («Воскресни, Господи, в упокій Твій» і «Лицю твоєму помоляться»). Слава: свята, І нині: «Преблагословенна». По великому славослов'ї - тропар «Сьогодні спасіння світу». Відпуст великий з поминанням служби недільної і свята. Після відпусту: Слава, І нині: стихира євангельська.</w:t>
      </w:r>
    </w:p>
    <w:p w:rsidR="00000000" w:rsidDel="00000000" w:rsidP="00000000" w:rsidRDefault="00000000" w:rsidRPr="00000000" w14:paraId="000008F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F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Сл. І нині: свята, кондаки – поперемінно, тобто: на 1-му і 6-му – воскресний, на 3-му і 9-му – свята.</w:t>
      </w:r>
    </w:p>
    <w:p w:rsidR="00000000" w:rsidDel="00000000" w:rsidP="00000000" w:rsidRDefault="00000000" w:rsidRPr="00000000" w14:paraId="000008F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F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воскресні. Тропар воскресний і свята, Слава: кондак воскресний, І нині: свята. Прокімен, апостол, алилуя, євангелія і причасний – спочатку неділі, а після – свята.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Кор. 158 зач.; 15, 1-11. Єв. – Мт. 79 зач.; 19, 16-26. </w:t>
      </w:r>
      <w:r w:rsidDel="00000000" w:rsidR="00000000" w:rsidRPr="00000000">
        <w:rPr>
          <w:rFonts w:ascii="Times New Roman" w:cs="Times New Roman" w:eastAsia="Times New Roman" w:hAnsi="Times New Roman"/>
          <w:i w:val="1"/>
          <w:color w:val="ff0000"/>
          <w:rtl w:val="0"/>
        </w:rPr>
        <w:t xml:space="preserve">Богородиці:</w:t>
      </w:r>
      <w:r w:rsidDel="00000000" w:rsidR="00000000" w:rsidRPr="00000000">
        <w:rPr>
          <w:rFonts w:ascii="Times New Roman" w:cs="Times New Roman" w:eastAsia="Times New Roman" w:hAnsi="Times New Roman"/>
          <w:color w:val="ff0000"/>
          <w:rtl w:val="0"/>
        </w:rPr>
        <w:t xml:space="preserve"> Ап. – Євр. 320 зач.; 9, 1-7. Єв. – Лк. 54 зач.; 10, 38-42; 11, 27-28.</w:t>
        <w:br w:type="textWrapping"/>
      </w:r>
    </w:p>
    <w:p w:rsidR="00000000" w:rsidDel="00000000" w:rsidP="00000000" w:rsidRDefault="00000000" w:rsidRPr="00000000" w14:paraId="000008F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8F6">
      <w:pPr>
        <w:pStyle w:val="Heading1"/>
        <w:rPr>
          <w:rFonts w:ascii="Times New Roman" w:cs="Times New Roman" w:eastAsia="Times New Roman" w:hAnsi="Times New Roman"/>
          <w:sz w:val="28"/>
          <w:szCs w:val="28"/>
        </w:rPr>
      </w:pPr>
      <w:bookmarkStart w:colFirst="0" w:colLast="0" w:name="_heading=h.1ksv4uv" w:id="12"/>
      <w:bookmarkEnd w:id="12"/>
      <w:r w:rsidDel="00000000" w:rsidR="00000000" w:rsidRPr="00000000">
        <w:rPr>
          <w:rFonts w:ascii="Times New Roman" w:cs="Times New Roman" w:eastAsia="Times New Roman" w:hAnsi="Times New Roman"/>
          <w:sz w:val="28"/>
          <w:szCs w:val="28"/>
          <w:rtl w:val="0"/>
        </w:rPr>
        <w:t xml:space="preserve">Вересень</w:t>
      </w:r>
    </w:p>
    <w:p w:rsidR="00000000" w:rsidDel="00000000" w:rsidP="00000000" w:rsidRDefault="00000000" w:rsidRPr="00000000" w14:paraId="000008F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8F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Тиждень 13-ий по Зісланні Святого Духа.</w:t>
      </w:r>
    </w:p>
    <w:p w:rsidR="00000000" w:rsidDel="00000000" w:rsidP="00000000" w:rsidRDefault="00000000" w:rsidRPr="00000000" w14:paraId="000008F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Початок індикту, нового року.</w:t>
      </w:r>
    </w:p>
    <w:p w:rsidR="00000000" w:rsidDel="00000000" w:rsidP="00000000" w:rsidRDefault="00000000" w:rsidRPr="00000000" w14:paraId="000008F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Пам’ять преподобного отця нашого Симеона Стовпника і матері його Марти. Собор Пресвятої Богородиці, що в Міясинах. </w:t>
      </w:r>
    </w:p>
    <w:p w:rsidR="00000000" w:rsidDel="00000000" w:rsidP="00000000" w:rsidRDefault="00000000" w:rsidRPr="00000000" w14:paraId="000008F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3 Індикту і 3 прп, Слава: прп., І нині: Індикту. Три читання: Індикту – 2 і прп. – 1: Іс. 61:1-9, Лев. 26:3-25, Муд. 4:7-15. Стиховня Індикту, Слава: прп., І нині: Індикту. Тропар Індикту, Слава: прп., І нині: Собору Пресвятої Богородиці. Відпуст великий з поминаннями прп. Симеона та інших. </w:t>
      </w:r>
    </w:p>
    <w:p w:rsidR="00000000" w:rsidDel="00000000" w:rsidP="00000000" w:rsidRDefault="00000000" w:rsidRPr="00000000" w14:paraId="000008F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Індикту (2), Слава: прп., І нині: Собору Пресвятої Богородиці.Катизми чергові. По 1-му стихослов’ї: сідальний Індикту, Слава: прп., І нині: Індикту. По 2-му стихослов’ї: сідальний прп., Слава: мчч., І нині: богородичний; і відразу псалом 50-й та канон. Канон Індикту, мчч. і прп. По 9-ій – світильний Індикту, Слава: прп., І нині: Індикту. Хвалитних стихир – 4, всі Індикту, Слава: прп., І нині: Індикту.По великому славослов’ї: тропар Індикту, Слава: прп., І нині: Собору. Відпуст великий з поминанням прп. Симеона та інших.</w:t>
      </w:r>
    </w:p>
    <w:p w:rsidR="00000000" w:rsidDel="00000000" w:rsidP="00000000" w:rsidRDefault="00000000" w:rsidRPr="00000000" w14:paraId="000008FD">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F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тропарі на всіх часах: Індикту, Слава: прп.; а кондаки – поперемінно: на 1-му і 6-му – Індикту, на 3-му і 9-му – прп.</w:t>
      </w:r>
    </w:p>
    <w:p w:rsidR="00000000" w:rsidDel="00000000" w:rsidP="00000000" w:rsidRDefault="00000000" w:rsidRPr="00000000" w14:paraId="000008FF">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0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повсякденні.</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По вході – тропар Індикту, Собору і прп.; Слава: кондак прп., І нині: Індикту. Все інше – спочатку Індикту, а тоді – прп.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2 Кор. 186 зач.; 8, 7-15. Єв. – Мр. 11 зач.; 3, 6-12. </w:t>
      </w:r>
      <w:r w:rsidDel="00000000" w:rsidR="00000000" w:rsidRPr="00000000">
        <w:rPr>
          <w:rFonts w:ascii="Times New Roman" w:cs="Times New Roman" w:eastAsia="Times New Roman" w:hAnsi="Times New Roman"/>
          <w:i w:val="1"/>
          <w:color w:val="ff0000"/>
          <w:rtl w:val="0"/>
        </w:rPr>
        <w:t xml:space="preserve">Новоліттю:</w:t>
      </w:r>
      <w:r w:rsidDel="00000000" w:rsidR="00000000" w:rsidRPr="00000000">
        <w:rPr>
          <w:rFonts w:ascii="Times New Roman" w:cs="Times New Roman" w:eastAsia="Times New Roman" w:hAnsi="Times New Roman"/>
          <w:color w:val="ff0000"/>
          <w:rtl w:val="0"/>
        </w:rPr>
        <w:t xml:space="preserve"> Ап. – 1 Тим. 282 зач.; 2, 1-7. Єв. – Лк. 13 зач.; 4, 16-22.</w:t>
      </w:r>
    </w:p>
    <w:p w:rsidR="00000000" w:rsidDel="00000000" w:rsidP="00000000" w:rsidRDefault="00000000" w:rsidRPr="00000000" w14:paraId="0000090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90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0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90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Святого мученика Маманта. Преподобного отця нашого Івана Посника, патріарха Царгородського. </w:t>
      </w:r>
    </w:p>
    <w:p w:rsidR="00000000" w:rsidDel="00000000" w:rsidP="00000000" w:rsidRDefault="00000000" w:rsidRPr="00000000" w14:paraId="0000090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 3 прп., Сл., І нині: богородичний. Прокімен дня. Стиховня Октоїха. По «Отче наш»: тропар мч., Сл.: прп., І нині: богород. відпустовий за гласом тропаря прп. і за днем тижня. Відпуст середній з помин. мч. і прп.  </w:t>
      </w:r>
    </w:p>
    <w:p w:rsidR="00000000" w:rsidDel="00000000" w:rsidP="00000000" w:rsidRDefault="00000000" w:rsidRPr="00000000" w14:paraId="0000090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 і прп. На 9-ій пісні – «Чеснішу від херувимів». По 9-ій – світильний Октоїха, мч., Сл.: прп., І нині: богородичний. Стиховня Октоїха. По «Отче наш»: тропар мч., Сл.: прп., І нині: богород. за гласом тропаря прп. і за днем тижня. Відпуст середній з помин. мч. і прп. </w:t>
      </w:r>
    </w:p>
    <w:p w:rsidR="00000000" w:rsidDel="00000000" w:rsidP="00000000" w:rsidRDefault="00000000" w:rsidRPr="00000000" w14:paraId="0000090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 та 9-му – прп. </w:t>
      </w:r>
    </w:p>
    <w:p w:rsidR="00000000" w:rsidDel="00000000" w:rsidP="00000000" w:rsidRDefault="00000000" w:rsidRPr="00000000" w14:paraId="000009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187 зач.; 8, 16 – 9, 5. Єв. – Мр. 12 зач.; 3, 13-19.</w:t>
      </w:r>
    </w:p>
    <w:p w:rsidR="00000000" w:rsidDel="00000000" w:rsidP="00000000" w:rsidRDefault="00000000" w:rsidRPr="00000000" w14:paraId="0000090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0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90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Святого священномученика Антима, єпископа Нікомидійського. Преподобного отця нашого Теоктиста, співпосника великого Євтимія. </w:t>
      </w:r>
    </w:p>
    <w:p w:rsidR="00000000" w:rsidDel="00000000" w:rsidP="00000000" w:rsidRDefault="00000000" w:rsidRPr="00000000" w14:paraId="000009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3 прп., Сл., І нині: богородичний. Прокімен дня. Стиховня Октоїха. По «Отче наш»: тропар свщмч., Сл.: прп., І нині: богород. відпустовий за гласом тропаря прп. і за днем тижня. Відпуст середній з помин. свщмч. і прп. </w:t>
      </w:r>
    </w:p>
    <w:p w:rsidR="00000000" w:rsidDel="00000000" w:rsidP="00000000" w:rsidRDefault="00000000" w:rsidRPr="00000000" w14:paraId="000009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свщмч. і прп. На 9-ій пісні – «Чеснішу від херувимів». По 9-ій – світильний Октоїха, свщмч., Сл.: прп., І нині: богородичний. Стиховня Октоїха. По «Отче наш»: тропар свщмч., Сл.: прп., І нині: богород. за гласом тропаря прп. і за днем тижня. Відпуст середній з помин. свщмч. і прп. </w:t>
      </w:r>
    </w:p>
    <w:p w:rsidR="00000000" w:rsidDel="00000000" w:rsidP="00000000" w:rsidRDefault="00000000" w:rsidRPr="00000000" w14:paraId="0000091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свщмч. та 9-му – прп. </w:t>
      </w:r>
    </w:p>
    <w:p w:rsidR="00000000" w:rsidDel="00000000" w:rsidP="00000000" w:rsidRDefault="00000000" w:rsidRPr="00000000" w14:paraId="0000091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189 зач.; 9, 12 – 10, 7. Єв. – Мр. 13 зач.; 3, 20-27.</w:t>
      </w:r>
    </w:p>
    <w:p w:rsidR="00000000" w:rsidDel="00000000" w:rsidP="00000000" w:rsidRDefault="00000000" w:rsidRPr="00000000" w14:paraId="000009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9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9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Святого священномученика Вавили, єпископа Антіохійського. Святого пророка й боговидця Мойсея.  </w:t>
      </w:r>
    </w:p>
    <w:p w:rsidR="00000000" w:rsidDel="00000000" w:rsidP="00000000" w:rsidRDefault="00000000" w:rsidRPr="00000000" w14:paraId="000009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3 прор., Сл., І нині: богородичний. Прокімен дня. Стиховня Октоїха. По «Отче наш»: тропар свщмч., Сл.: прор., І нині: богород. відпустовий за гласом тропаря прор. і за днем тижня. Відпуст середній з помин. свщмч. і прор. </w:t>
      </w:r>
    </w:p>
    <w:p w:rsidR="00000000" w:rsidDel="00000000" w:rsidP="00000000" w:rsidRDefault="00000000" w:rsidRPr="00000000" w14:paraId="000009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прор., І нині: богород. відпустовий за гласом тропаря прор. Катизми чергові, сідальні Октоїха. Канон Октоїха, свщмч. і прор. На 9-ій пісні – «Чеснішу від херувимів». По 9-ій – світильний Октоїха, свщмч., Сл.: прор., І нині: богородичний. Стиховня Октоїха. По «Отче наш»: тропар свщмч., Сл.: прор., І нині: богород. за гласом тропаря прор. і за днем тижня. Відпуст середній з помин. свщмч. і прор. </w:t>
      </w:r>
    </w:p>
    <w:p w:rsidR="00000000" w:rsidDel="00000000" w:rsidP="00000000" w:rsidRDefault="00000000" w:rsidRPr="00000000" w14:paraId="000009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свщмч. та 9-му – прор. </w:t>
      </w:r>
    </w:p>
    <w:p w:rsidR="00000000" w:rsidDel="00000000" w:rsidP="00000000" w:rsidRDefault="00000000" w:rsidRPr="00000000" w14:paraId="000009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190 зач.; 10, 7-18. Єв. – Мр. 14 зач.; 3, 28-35.</w:t>
      </w:r>
    </w:p>
    <w:p w:rsidR="00000000" w:rsidDel="00000000" w:rsidP="00000000" w:rsidRDefault="00000000" w:rsidRPr="00000000" w14:paraId="0000091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9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Святих пророка Захарії та праведної Єлисавети, батьків чесного Івана Предтечі.</w:t>
      </w:r>
    </w:p>
    <w:p w:rsidR="00000000" w:rsidDel="00000000" w:rsidP="00000000" w:rsidRDefault="00000000" w:rsidRPr="00000000" w14:paraId="000009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Преподобної матері нашої Терези з Калькутти. </w:t>
      </w:r>
    </w:p>
    <w:p w:rsidR="00000000" w:rsidDel="00000000" w:rsidP="00000000" w:rsidRDefault="00000000" w:rsidRPr="00000000" w14:paraId="000009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прор., Сл.: прор., І нині: богород. за гласом «Слава». Прокімен дня. Стиховня Октоїха. По «Отче наш»: тропар прор., Сл., І нині: богород. відпустовий за гласом тропаря прор. і за днем тижня.</w:t>
      </w:r>
    </w:p>
    <w:p w:rsidR="00000000" w:rsidDel="00000000" w:rsidP="00000000" w:rsidRDefault="00000000" w:rsidRPr="00000000" w14:paraId="000009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хрестобогородичний. Стиховня Октоїха. По «Отче наш»: тропар прор., Сл., І нині: богород. за гласом тропаря прор. і за днем тижня.</w:t>
      </w:r>
    </w:p>
    <w:p w:rsidR="00000000" w:rsidDel="00000000" w:rsidP="00000000" w:rsidRDefault="00000000" w:rsidRPr="00000000" w14:paraId="000009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та 9-му – прор.</w:t>
      </w:r>
    </w:p>
    <w:p w:rsidR="00000000" w:rsidDel="00000000" w:rsidP="00000000" w:rsidRDefault="00000000" w:rsidRPr="00000000" w14:paraId="000009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дня. Ап. – 2 Кор. 192 зач.; 11, 5-21. Єв. – Мр. 15 зач.; 4, 1-9.</w:t>
      </w:r>
    </w:p>
    <w:p w:rsidR="00000000" w:rsidDel="00000000" w:rsidP="00000000" w:rsidRDefault="00000000" w:rsidRPr="00000000" w14:paraId="0000092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9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Спогад про чудо, яке було в Колосах, тобто в Хонах, від архистратига Михаїла.</w:t>
      </w:r>
    </w:p>
    <w:p w:rsidR="00000000" w:rsidDel="00000000" w:rsidP="00000000" w:rsidRDefault="00000000" w:rsidRPr="00000000" w14:paraId="000009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Євдоксія і тих, що з ним. Преподобного отця нашого Архипа. </w:t>
      </w:r>
    </w:p>
    <w:p w:rsidR="00000000" w:rsidDel="00000000" w:rsidP="00000000" w:rsidRDefault="00000000" w:rsidRPr="00000000" w14:paraId="0000092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і 3 чуда архистратига Михаїла (</w:t>
      </w:r>
      <w:r w:rsidDel="00000000" w:rsidR="00000000" w:rsidRPr="00000000">
        <w:rPr>
          <w:rFonts w:ascii="Times New Roman" w:cs="Times New Roman" w:eastAsia="Times New Roman" w:hAnsi="Times New Roman"/>
          <w:i w:val="1"/>
          <w:rtl w:val="0"/>
        </w:rPr>
        <w:t xml:space="preserve">далі</w:t>
      </w:r>
      <w:r w:rsidDel="00000000" w:rsidR="00000000" w:rsidRPr="00000000">
        <w:rPr>
          <w:rFonts w:ascii="Times New Roman" w:cs="Times New Roman" w:eastAsia="Times New Roman" w:hAnsi="Times New Roman"/>
          <w:rtl w:val="0"/>
        </w:rPr>
        <w:t xml:space="preserve"> - свята)., Сл.: свята, г. 6, «Радуйтеся разом з нами»</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І нині: богородичний-догмат 3-го гласу. Прокімен дня. Стиховня Октоїха, Сл., І нині: свята, г. 8, «Як вождь і воєвода»</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По “Отче наш” тропар г. 4, «Небесних воїнств», І нині: богород. воскресний гласом тропаря свята. Відпуст великий середній з помин свята. </w:t>
      </w:r>
    </w:p>
    <w:p w:rsidR="00000000" w:rsidDel="00000000" w:rsidP="00000000" w:rsidRDefault="00000000" w:rsidRPr="00000000" w14:paraId="000009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І нині: богород. воскресний гласом тропаря свята. Катизми черг., сідал. Октоїха. Канон: якщо Господній або Богородичний храм, то – канон храму, свята. та Октоїха. Якщо храм святого, то канон свята., храмового святого та Октоїха. По 9-ій пісні – світильний Октоїха, Сл.: свята., І нині: його богородичний. Стиховня Октоїха. По “Отче наш”: тропар свята., Сл., І нині: І нині: богород. воскресний за гласом тропаря свята. </w:t>
      </w:r>
    </w:p>
    <w:p w:rsidR="00000000" w:rsidDel="00000000" w:rsidP="00000000" w:rsidRDefault="00000000" w:rsidRPr="00000000" w14:paraId="000009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тропар і конд. дня; на 3 та 9 – тропар і конд. свята; на 6-му – тропар і конд. храму. </w:t>
      </w:r>
    </w:p>
    <w:p w:rsidR="00000000" w:rsidDel="00000000" w:rsidP="00000000" w:rsidRDefault="00000000" w:rsidRPr="00000000" w14:paraId="000009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126 зач.; 2, 6-9. Єв. – Мт. 90 зач.; 22, 15-22.</w:t>
      </w:r>
    </w:p>
    <w:p w:rsidR="00000000" w:rsidDel="00000000" w:rsidP="00000000" w:rsidRDefault="00000000" w:rsidRPr="00000000" w14:paraId="000009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E">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F">
      <w:pPr>
        <w:spacing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spacing w:after="20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Див. Молитвослов, с. 1061.</w:t>
      </w:r>
    </w:p>
    <w:p w:rsidR="00000000" w:rsidDel="00000000" w:rsidP="00000000" w:rsidRDefault="00000000" w:rsidRPr="00000000" w14:paraId="00000931">
      <w:pPr>
        <w:spacing w:after="20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Див.: Молитвослов, с. 1063.</w:t>
      </w:r>
    </w:p>
    <w:p w:rsidR="00000000" w:rsidDel="00000000" w:rsidP="00000000" w:rsidRDefault="00000000" w:rsidRPr="00000000" w14:paraId="00000932">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3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934">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7 </w:t>
      </w:r>
      <w:r w:rsidDel="00000000" w:rsidR="00000000" w:rsidRPr="00000000">
        <w:rPr>
          <w:rFonts w:ascii="Times New Roman" w:cs="Times New Roman" w:eastAsia="Times New Roman" w:hAnsi="Times New Roman"/>
          <w:i w:val="1"/>
          <w:color w:val="ff0000"/>
          <w:rtl w:val="0"/>
        </w:rPr>
        <w:t xml:space="preserve">Неділя 13-та по Зісланні Святого Духа, перед Воздвиженням.</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color w:val="ff0000"/>
          <w:rtl w:val="0"/>
        </w:rPr>
        <w:t xml:space="preserve">Глас 4. Єв. 2.</w:t>
      </w:r>
    </w:p>
    <w:p w:rsidR="00000000" w:rsidDel="00000000" w:rsidP="00000000" w:rsidRDefault="00000000" w:rsidRPr="00000000" w14:paraId="0000093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Передсвяття Різдва Пресвятої Богородиці. Святого мученика Созонта.</w:t>
      </w:r>
    </w:p>
    <w:p w:rsidR="00000000" w:rsidDel="00000000" w:rsidP="00000000" w:rsidRDefault="00000000" w:rsidRPr="00000000" w14:paraId="0000093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3 передсвяття і 3 мч.,Слава: передсвяття, І нині: богородичний-догмат 4-го гласу. На стиховні: недільні стихири октоїха, Слава, І нині: передсвяття. Тропар воскресний, Слава: мч., І нині: передсвяття. Відпуст великий з поминанням недільним і мч.</w:t>
      </w:r>
    </w:p>
    <w:p w:rsidR="00000000" w:rsidDel="00000000" w:rsidP="00000000" w:rsidRDefault="00000000" w:rsidRPr="00000000" w14:paraId="00000937">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3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Слава: мч., І нині: передсвяття. Катизми чергові, і сідальний недільний. «Ангельський собор». Степенна 6-го гласу. Прокімен недільний. Єв. – Мр. 70 зач.; 16, 1-8. «Воскресіння Христове». Псалом 50. Стихира воскресна. Канон воскресний, Богородиці, передсвяття і мч. Катавасія по кожній пісні – «Хрест накреслив». По 3-ій пісні – кондак-ікос передсвяття і мч., Слава: сідальний мч.,І нині: передсвяття, по 6-ій – кондак-ікос недільний, на 9-ій – «Чеснішу», по 9-ій – «Свят Господь Бог наш», воскресний світильний, Слава: мч., І нині: передсвяття. Хвалитних стихир – 8, тобто: недільних – 4 і передсвяття – 4 з двома приспівами («Слухай, дочко, і споглянь…» і «Лицю твоєму помоляться…»). По Вел. Славослов’ї – тропар «Воскресши з гробу». Слава: стихира євангельська, І нині: «Преблагословенна». Відпуст великий з поминанням недільним і мч..</w:t>
      </w:r>
    </w:p>
    <w:p w:rsidR="00000000" w:rsidDel="00000000" w:rsidP="00000000" w:rsidRDefault="00000000" w:rsidRPr="00000000" w14:paraId="00000939">
      <w:pP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 </w:t>
      </w:r>
    </w:p>
    <w:p w:rsidR="00000000" w:rsidDel="00000000" w:rsidP="00000000" w:rsidRDefault="00000000" w:rsidRPr="00000000" w14:paraId="0000093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також Слава: на 1-му і 6-му – ще й передсвяття, на 3-му і 9-му – ще ймч. Кондак, тільки воскресний і передсвяття, відмовляємо поперемінно, тобто: на 1-му і 6-му – передсвяття, на 3-му і 9-му – недільний.</w:t>
      </w:r>
    </w:p>
    <w:p w:rsidR="00000000" w:rsidDel="00000000" w:rsidP="00000000" w:rsidRDefault="00000000" w:rsidRPr="00000000" w14:paraId="0000093B">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w:t>
      </w:r>
    </w:p>
    <w:p w:rsidR="00000000" w:rsidDel="00000000" w:rsidP="00000000" w:rsidRDefault="00000000" w:rsidRPr="00000000" w14:paraId="0000093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воскресні. Тропар воскресний і передсвяття, Слава: кондак воскресний, І нині: передсвяття. Прокімен, апостол, алилуя, євангелія неділі перед Воздвиженням. </w:t>
      </w:r>
      <w:r w:rsidDel="00000000" w:rsidR="00000000" w:rsidRPr="00000000">
        <w:rPr>
          <w:rFonts w:ascii="Times New Roman" w:cs="Times New Roman" w:eastAsia="Times New Roman" w:hAnsi="Times New Roman"/>
          <w:i w:val="1"/>
          <w:color w:val="ff0000"/>
          <w:rtl w:val="0"/>
        </w:rPr>
        <w:t xml:space="preserve">Перед Воздвиж.:</w:t>
      </w:r>
      <w:r w:rsidDel="00000000" w:rsidR="00000000" w:rsidRPr="00000000">
        <w:rPr>
          <w:rFonts w:ascii="Times New Roman" w:cs="Times New Roman" w:eastAsia="Times New Roman" w:hAnsi="Times New Roman"/>
          <w:color w:val="ff0000"/>
          <w:rtl w:val="0"/>
        </w:rPr>
        <w:t xml:space="preserve">Ап. – Гал. 215 зач.; 6, 11-18. Єв. – Йо. 9 зач.; 3, 13-17. Причасний – «Хваліте».</w:t>
      </w:r>
    </w:p>
    <w:p w:rsidR="00000000" w:rsidDel="00000000" w:rsidP="00000000" w:rsidRDefault="00000000" w:rsidRPr="00000000" w14:paraId="0000093D">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3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w:t>
      </w:r>
    </w:p>
    <w:p w:rsidR="00000000" w:rsidDel="00000000" w:rsidP="00000000" w:rsidRDefault="00000000" w:rsidRPr="00000000" w14:paraId="0000093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8 Тиждень 14-ий по Зісланні Святого Духа.</w:t>
      </w:r>
    </w:p>
    <w:p w:rsidR="00000000" w:rsidDel="00000000" w:rsidP="00000000" w:rsidRDefault="00000000" w:rsidRPr="00000000" w14:paraId="00000940">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Різдво Пресвятої Владичиці нашої Богородиці і Приснодіви Марії. </w:t>
      </w:r>
    </w:p>
    <w:p w:rsidR="00000000" w:rsidDel="00000000" w:rsidP="00000000" w:rsidRDefault="00000000" w:rsidRPr="00000000" w14:paraId="0000094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(3). Відпуст великий з поминанням свята. </w:t>
      </w:r>
    </w:p>
    <w:p w:rsidR="00000000" w:rsidDel="00000000" w:rsidP="00000000" w:rsidRDefault="00000000" w:rsidRPr="00000000" w14:paraId="0000094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 зач.; 1:39-49, 56. Псалом 50. Канон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поминанням свята. </w:t>
      </w:r>
    </w:p>
    <w:p w:rsidR="00000000" w:rsidDel="00000000" w:rsidP="00000000" w:rsidRDefault="00000000" w:rsidRPr="00000000" w14:paraId="0000094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 </w:t>
      </w:r>
    </w:p>
    <w:p w:rsidR="00000000" w:rsidDel="00000000" w:rsidP="00000000" w:rsidRDefault="00000000" w:rsidRPr="00000000" w14:paraId="0000094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повсякденні (або зображальні), тропар, кондак,  прокімен, алилуя, причасний свята. Ап. – Флп. 240. зач.; 2:5-11. Єв. – Лк. 54 зач.; 10:38-42, 11:27-28. Замість «Достойно» – ірмос 9-ї пісні канону свята з приспівом.</w:t>
      </w:r>
    </w:p>
    <w:p w:rsidR="00000000" w:rsidDel="00000000" w:rsidP="00000000" w:rsidRDefault="00000000" w:rsidRPr="00000000" w14:paraId="00000945">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4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94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Святих і праведних богоотців Йоакима й Анни. </w:t>
      </w:r>
    </w:p>
    <w:p w:rsidR="00000000" w:rsidDel="00000000" w:rsidP="00000000" w:rsidRDefault="00000000" w:rsidRPr="00000000" w14:paraId="0000094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Северіана.</w:t>
      </w:r>
    </w:p>
    <w:p w:rsidR="00000000" w:rsidDel="00000000" w:rsidP="00000000" w:rsidRDefault="00000000" w:rsidRPr="00000000" w14:paraId="000009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свв., Слава: свв., І нині: свята. На стиховні: стихири свята. Тропар свв., Слава, І нині: свята. Відпуст середній з поминанням служби свята і свв.</w:t>
      </w:r>
    </w:p>
    <w:p w:rsidR="00000000" w:rsidDel="00000000" w:rsidP="00000000" w:rsidRDefault="00000000" w:rsidRPr="00000000" w14:paraId="000009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(2), Слава: свв., І нині: свята. Катизми чергові і сідальний свята. Псалом 50. Канон свята і свв. По 9-ій – світильний свв. Слава, І нині: світильний свята. Стиховня – вся свята. Тропар свв., Слава, І нині: свята.</w:t>
      </w:r>
    </w:p>
    <w:p w:rsidR="00000000" w:rsidDel="00000000" w:rsidP="00000000" w:rsidRDefault="00000000" w:rsidRPr="00000000" w14:paraId="000009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свв., кондаки – поперемінно, тобто: на 1-му і 6-му – свята, на 3-му і 9-му – свв.</w:t>
      </w:r>
    </w:p>
    <w:p w:rsidR="00000000" w:rsidDel="00000000" w:rsidP="00000000" w:rsidRDefault="00000000" w:rsidRPr="00000000" w14:paraId="000009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 Тропар і кондак свята. Прокімен, алилуя – свята. Ап. – 2 Кор.196 зач.; 12, 20 – 13, 2. Єв. – Мр. 17 зач.; 4, 24-34. Замість «Достойно» – ірмос 9-ї пісні канону свята з приспівом. Причасний – свята.</w:t>
      </w:r>
    </w:p>
    <w:p w:rsidR="00000000" w:rsidDel="00000000" w:rsidP="00000000" w:rsidRDefault="00000000" w:rsidRPr="00000000" w14:paraId="000009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4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0">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95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Святих мучениць Минодори, Митродори й Німфодори.</w:t>
      </w:r>
    </w:p>
    <w:p w:rsidR="00000000" w:rsidDel="00000000" w:rsidP="00000000" w:rsidRDefault="00000000" w:rsidRPr="00000000" w14:paraId="000009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w:t>
      </w:r>
      <w:r w:rsidDel="00000000" w:rsidR="00000000" w:rsidRPr="00000000">
        <w:rPr>
          <w:rFonts w:ascii="Times New Roman" w:cs="Times New Roman" w:eastAsia="Times New Roman" w:hAnsi="Times New Roman"/>
          <w:rtl w:val="0"/>
        </w:rPr>
        <w:t xml:space="preserve">я: катизма чергова. На «Господи взиваю» – 6 стихир: 3 свята і 3 мчцц., Слава, І нині: свята. На стиховні: стихири свята. Тропар мчцц., Слава, І нині: свята. Відпуст середній з поминанням служби свята і мчцц.</w:t>
      </w:r>
    </w:p>
    <w:p w:rsidR="00000000" w:rsidDel="00000000" w:rsidP="00000000" w:rsidRDefault="00000000" w:rsidRPr="00000000" w14:paraId="000009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Слава: мчцц., І нині: свята. Катизми чергові і сідальний свята. Псалом 50. Канон свята і мчцц. По 9-ій – світильний мчцц. Слава, І нині: світильний свята. Стиховня – вся свята. Тропар мчцц., Слава, І нині: свята.</w:t>
      </w:r>
    </w:p>
    <w:p w:rsidR="00000000" w:rsidDel="00000000" w:rsidP="00000000" w:rsidRDefault="00000000" w:rsidRPr="00000000" w14:paraId="000009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мчцц., кондаки – поперемінно, тобто: на 1-му і 6-му – свята, на 3-му і 9-му – мчцц.</w:t>
      </w:r>
    </w:p>
    <w:p w:rsidR="00000000" w:rsidDel="00000000" w:rsidP="00000000" w:rsidRDefault="00000000" w:rsidRPr="00000000" w14:paraId="000009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 Тропар і кондак свята. Прокімен, алилуя – свята. Ап. – 2 Кор. 197 зач.; 13, 3-13. Єв. – Мр. 18 зач.; 4, 35-41. Замість «Достойно» – ірмос 9-ї пісні канону свята з приспівом. Причасний – свята.</w:t>
      </w:r>
    </w:p>
    <w:p w:rsidR="00000000" w:rsidDel="00000000" w:rsidP="00000000" w:rsidRDefault="00000000" w:rsidRPr="00000000" w14:paraId="0000095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8">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9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Преподобної матері нашої Теодори Олександрійської.</w:t>
      </w:r>
    </w:p>
    <w:p w:rsidR="00000000" w:rsidDel="00000000" w:rsidP="00000000" w:rsidRDefault="00000000" w:rsidRPr="00000000" w14:paraId="000009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 6 стихир: свята – 3 і прп. – 3. Слава, І нині: свята. На стиховні: стихири свята. Тропар прп., Слава, І нині: свята. Відпуст середній з поминанням служби свята і прп.</w:t>
      </w:r>
    </w:p>
    <w:p w:rsidR="00000000" w:rsidDel="00000000" w:rsidP="00000000" w:rsidRDefault="00000000" w:rsidRPr="00000000" w14:paraId="000009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прп., І нині: свята.Катизми чергові і сідальний свята. Псалом 50. Канон свята і прп. По 9-ій – світильний прп. Слава, І нині: світильний свята. Стиховня – вся свята. Тропар прп., Слава, І нині: свята.</w:t>
      </w:r>
    </w:p>
    <w:p w:rsidR="00000000" w:rsidDel="00000000" w:rsidP="00000000" w:rsidRDefault="00000000" w:rsidRPr="00000000" w14:paraId="000009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прп., кондаки – поперемінно, тобто: на 1-му і 6-му – свята, на 3-му і 9-му – прп.</w:t>
      </w:r>
    </w:p>
    <w:p w:rsidR="00000000" w:rsidDel="00000000" w:rsidP="00000000" w:rsidRDefault="00000000" w:rsidRPr="00000000" w14:paraId="000009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і кондак свята. Прокімен, алилуя – свята. Ап. – Гал. 198 зач.; 1, 1-10. 20-2, 5. Єв. – Мр. 19 зач.; 5, 1-20. Замість „Достойно” – ірмос свята з його приспівом. Причасний – свята.</w:t>
      </w:r>
    </w:p>
    <w:p w:rsidR="00000000" w:rsidDel="00000000" w:rsidP="00000000" w:rsidRDefault="00000000" w:rsidRPr="00000000" w14:paraId="0000095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96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Віддання Різдва Пресвятої Богородиці.</w:t>
      </w:r>
    </w:p>
    <w:p w:rsidR="00000000" w:rsidDel="00000000" w:rsidP="00000000" w:rsidRDefault="00000000" w:rsidRPr="00000000" w14:paraId="000009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Автонома. </w:t>
      </w:r>
    </w:p>
    <w:p w:rsidR="00000000" w:rsidDel="00000000" w:rsidP="00000000" w:rsidRDefault="00000000" w:rsidRPr="00000000" w14:paraId="000009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 6 стихир: усі – свята; Слава, І нині: свята. Немає входу, ні читань.Стиховня ціла – свята, з великої вечірні. На кінці: тропар свята один. Відпуст середній з поминанням свята.</w:t>
      </w:r>
    </w:p>
    <w:p w:rsidR="00000000" w:rsidDel="00000000" w:rsidP="00000000" w:rsidRDefault="00000000" w:rsidRPr="00000000" w14:paraId="000009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Замість „Достойно” – ірмос свята з його приспівом.</w:t>
      </w:r>
    </w:p>
    <w:p w:rsidR="00000000" w:rsidDel="00000000" w:rsidP="00000000" w:rsidRDefault="00000000" w:rsidRPr="00000000" w14:paraId="000009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w:t>
      </w:r>
    </w:p>
    <w:p w:rsidR="00000000" w:rsidDel="00000000" w:rsidP="00000000" w:rsidRDefault="00000000" w:rsidRPr="00000000" w14:paraId="000009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і кондак свята. Прокімен, алилуя, причасний – свята. Ап. – Гал. 201 зач.; 2, 6-10. Єв. – Мр. 20 зач.; 5, 22-24. 35 – 6, 1. Замість „Достойно” – ірмос свята з його приспівом. Причасний – свята.</w:t>
      </w:r>
    </w:p>
    <w:p w:rsidR="00000000" w:rsidDel="00000000" w:rsidP="00000000" w:rsidRDefault="00000000" w:rsidRPr="00000000" w14:paraId="00000968">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6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9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Субота перед Воздвиженням.</w:t>
      </w:r>
    </w:p>
    <w:p w:rsidR="00000000" w:rsidDel="00000000" w:rsidP="00000000" w:rsidRDefault="00000000" w:rsidRPr="00000000" w14:paraId="0000096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Пам’ять оновлення храму Святого Воскресіння Христа і Бога нашого. </w:t>
      </w:r>
    </w:p>
    <w:p w:rsidR="00000000" w:rsidDel="00000000" w:rsidP="00000000" w:rsidRDefault="00000000" w:rsidRPr="00000000" w14:paraId="000009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Предсвяття Воздвиження чесного й животворного Хреста.</w:t>
      </w:r>
    </w:p>
    <w:p w:rsidR="00000000" w:rsidDel="00000000" w:rsidP="00000000" w:rsidRDefault="00000000" w:rsidRPr="00000000" w14:paraId="000009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Корнилія, сотника. </w:t>
      </w:r>
    </w:p>
    <w:p w:rsidR="00000000" w:rsidDel="00000000" w:rsidP="00000000" w:rsidRDefault="00000000" w:rsidRPr="00000000" w14:paraId="0000096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Оновлення; 3 свщмч., Сл.: Оновлення, І нині: передсв. Стиховня передсв., Сл.: Оновлення, І нині: передсв. По “Отче наш”: тропар Оновлення, Сл.: тропар свщмч., І  нині:  тропар передсв. Відпуст середній з помин. Оновлення і свщмч. </w:t>
      </w:r>
    </w:p>
    <w:p w:rsidR="00000000" w:rsidDel="00000000" w:rsidP="00000000" w:rsidRDefault="00000000" w:rsidRPr="00000000" w14:paraId="000009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Оновлення (2), Сл.: тропар свщмч., І нині: тропар передсв. Катизми черг., сідал. Оновлення. Пс. 50. Канон Оновлення, передсв. та свщмч. Катавасія “Хрест накреслив”. По 3-ій –  кондак і сідал. Оновлення, Сл.: сідал. свщмч., І нині: сідал. Оновлення. По 6-ій – конд.-ікос Оновлення По 9-ій – світил. Оновлення, Сл., І нині: світил. передсв. Хвалитних стихир 6 – Оновлення, Сл.: Оновлення, І нині: передсв. По вел. славослов’ї тропар Оновлення, Сл.: свщмч., І нині: тропар передсв. Відпуст середній з помин. Оновлення і свщмч. </w:t>
      </w:r>
    </w:p>
    <w:p w:rsidR="00000000" w:rsidDel="00000000" w:rsidP="00000000" w:rsidRDefault="00000000" w:rsidRPr="00000000" w14:paraId="000009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на всіх тропар Оновлення, Сл.: на 1-му та 6-му – тропар передсв.; на 3-му та 9-му – тропар свщмч. Кондаки: на 1-му та 9-му – Оновлення; на 3-му – свщмч.; на 6-му – передсв. </w:t>
      </w:r>
    </w:p>
    <w:p w:rsidR="00000000" w:rsidDel="00000000" w:rsidP="00000000" w:rsidRDefault="00000000" w:rsidRPr="00000000" w14:paraId="000009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Оновлення і передсв., Сл.: конд. Оновлення, І нині: конд. передсв.; прокімен, алилуя і причасний – Оновлення. </w:t>
      </w:r>
      <w:r w:rsidDel="00000000" w:rsidR="00000000" w:rsidRPr="00000000">
        <w:rPr>
          <w:rFonts w:ascii="Times New Roman" w:cs="Times New Roman" w:eastAsia="Times New Roman" w:hAnsi="Times New Roman"/>
          <w:i w:val="1"/>
          <w:rtl w:val="0"/>
        </w:rPr>
        <w:t xml:space="preserve">Оновлення:</w:t>
      </w:r>
      <w:r w:rsidDel="00000000" w:rsidR="00000000" w:rsidRPr="00000000">
        <w:rPr>
          <w:rFonts w:ascii="Times New Roman" w:cs="Times New Roman" w:eastAsia="Times New Roman" w:hAnsi="Times New Roman"/>
          <w:rtl w:val="0"/>
        </w:rPr>
        <w:t xml:space="preserve"> Ап. – Євр. 307 зач.; 3, 1-4. Єв. – Мт. 67 зач.; 16, 13-19. </w:t>
      </w:r>
      <w:r w:rsidDel="00000000" w:rsidR="00000000" w:rsidRPr="00000000">
        <w:rPr>
          <w:rFonts w:ascii="Times New Roman" w:cs="Times New Roman" w:eastAsia="Times New Roman" w:hAnsi="Times New Roman"/>
          <w:i w:val="1"/>
          <w:rtl w:val="0"/>
        </w:rPr>
        <w:t xml:space="preserve">Суботи: </w:t>
      </w:r>
      <w:r w:rsidDel="00000000" w:rsidR="00000000" w:rsidRPr="00000000">
        <w:rPr>
          <w:rFonts w:ascii="Times New Roman" w:cs="Times New Roman" w:eastAsia="Times New Roman" w:hAnsi="Times New Roman"/>
          <w:rtl w:val="0"/>
        </w:rPr>
        <w:t xml:space="preserve">Ап. – 1 Кор. 126 зач.; 2, 6-9. Єв. – Мт. 39 зач.; 10, 37 – 11, 1.</w:t>
      </w:r>
    </w:p>
    <w:p w:rsidR="00000000" w:rsidDel="00000000" w:rsidP="00000000" w:rsidRDefault="00000000" w:rsidRPr="00000000" w14:paraId="000009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974">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7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976">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14 </w:t>
      </w:r>
      <w:r w:rsidDel="00000000" w:rsidR="00000000" w:rsidRPr="00000000">
        <w:rPr>
          <w:rFonts w:ascii="Times New Roman" w:cs="Times New Roman" w:eastAsia="Times New Roman" w:hAnsi="Times New Roman"/>
          <w:i w:val="1"/>
          <w:color w:val="ff0000"/>
          <w:rtl w:val="0"/>
        </w:rPr>
        <w:t xml:space="preserve">Неділя 14-та по Зісланні Святого Духа. Глас 5. Єв. 3.</w:t>
      </w:r>
    </w:p>
    <w:p w:rsidR="00000000" w:rsidDel="00000000" w:rsidP="00000000" w:rsidRDefault="00000000" w:rsidRPr="00000000" w14:paraId="0000097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Всесвітнє Воздвиження чесного й животворного Хреста. </w:t>
      </w:r>
    </w:p>
    <w:p w:rsidR="00000000" w:rsidDel="00000000" w:rsidP="00000000" w:rsidRDefault="00000000" w:rsidRPr="00000000" w14:paraId="0000097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Іс. 60:11-16, Вих 15:22-16:1, Прип. 3: 13-16,8:6. На литії всі стихири – свята. На стиховні: стихири свята. На благословенні хлібів: тропар свята (3). Відпуст великий з поминанням свята.</w:t>
      </w:r>
    </w:p>
    <w:p w:rsidR="00000000" w:rsidDel="00000000" w:rsidP="00000000" w:rsidRDefault="00000000" w:rsidRPr="00000000" w14:paraId="0000097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7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Йо. 42 зач.; 28-36. </w:t>
      </w:r>
      <w:r w:rsidDel="00000000" w:rsidR="00000000" w:rsidRPr="00000000">
        <w:rPr>
          <w:rFonts w:ascii="Times New Roman" w:cs="Times New Roman" w:eastAsia="Times New Roman" w:hAnsi="Times New Roman"/>
          <w:b w:val="1"/>
          <w:color w:val="ff0000"/>
          <w:rtl w:val="0"/>
        </w:rPr>
        <w:t xml:space="preserve">Співаємо «Воскресіння Христове бачивши».</w:t>
      </w:r>
      <w:r w:rsidDel="00000000" w:rsidR="00000000" w:rsidRPr="00000000">
        <w:rPr>
          <w:rFonts w:ascii="Times New Roman" w:cs="Times New Roman" w:eastAsia="Times New Roman" w:hAnsi="Times New Roman"/>
          <w:color w:val="ff0000"/>
          <w:rtl w:val="0"/>
        </w:rPr>
        <w:t xml:space="preserve"> Псалом 50. Стихира свята. Канон свята. По 3-ій пісні – сідальний свята. По 6-ій – кондак-ікос свята. На 9-ій пісні «Чеснішу» не співаємо, але приспіви святкові до ірмосів і тропарів обох 9-х пісень канону. По 9-ій – світильний свята. Хвалитні стихири свята – 4, Слава, І нині: свята. </w:t>
      </w:r>
    </w:p>
    <w:p w:rsidR="00000000" w:rsidDel="00000000" w:rsidP="00000000" w:rsidRDefault="00000000" w:rsidRPr="00000000" w14:paraId="0000097B">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97C">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Під час співу хвалитних священик з дияконом одягаються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свята. </w:t>
      </w:r>
    </w:p>
    <w:p w:rsidR="00000000" w:rsidDel="00000000" w:rsidP="00000000" w:rsidRDefault="00000000" w:rsidRPr="00000000" w14:paraId="0000097D">
      <w:pPr>
        <w:ind w:firstLine="70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Взявши знову чесний Хрест на голову, священик стає перед тетраподом лицем до сходу і виголошує (або диякон) перше прохання єктенії, по цьому знаменує Хрестом тричі і починає схиляти голову з чесним Хрестом до землі, наскільки можливо. Хор у цьому часі співає 100 або 24 рази «Господи, помилуй», поступово притишуючи голос доти, поки не дійде на середину. Від середини хор поступово підвищує голос, а священик з Хрестом підіймається вгору. Під час співу останніх трьох «Господи, помилуй» священик знову знаменує Хрестом тричі. За цим уставом священик творить піднесення Хреста також з інших боків тетраподу: з південного боку на північ, зі східного на захід, з північного на південь і знову з західного на схід.</w:t>
      </w:r>
    </w:p>
    <w:p w:rsidR="00000000" w:rsidDel="00000000" w:rsidP="00000000" w:rsidRDefault="00000000" w:rsidRPr="00000000" w14:paraId="0000097E">
      <w:pPr>
        <w:ind w:firstLine="70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Після останнього піднесення хор співає Слава, І нині: кондак свята, а священик кладе чесний Хрест на тетрапод і, навперемінно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За звичаєм, під час цілування відбувається мирування.</w:t>
      </w:r>
    </w:p>
    <w:p w:rsidR="00000000" w:rsidDel="00000000" w:rsidP="00000000" w:rsidRDefault="00000000" w:rsidRPr="00000000" w14:paraId="0000097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Після стихир – звичайні дві єктенії і відпуст великий з поминанням свята.</w:t>
      </w:r>
    </w:p>
    <w:p w:rsidR="00000000" w:rsidDel="00000000" w:rsidP="00000000" w:rsidRDefault="00000000" w:rsidRPr="00000000" w14:paraId="00000980">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8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982">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8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вхідне і все інше – свята. Замість трисвятого – «Хресту Твоєму».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1 Кор. 125 зач.; 1, 18-24. </w:t>
      </w:r>
      <w:r w:rsidDel="00000000" w:rsidR="00000000" w:rsidRPr="00000000">
        <w:rPr>
          <w:rFonts w:ascii="Times New Roman" w:cs="Times New Roman" w:eastAsia="Times New Roman" w:hAnsi="Times New Roman"/>
          <w:i w:val="1"/>
          <w:color w:val="ff0000"/>
          <w:rtl w:val="0"/>
        </w:rPr>
        <w:t xml:space="preserve">Єв.</w:t>
      </w:r>
      <w:r w:rsidDel="00000000" w:rsidR="00000000" w:rsidRPr="00000000">
        <w:rPr>
          <w:rFonts w:ascii="Times New Roman" w:cs="Times New Roman" w:eastAsia="Times New Roman" w:hAnsi="Times New Roman"/>
          <w:color w:val="ff0000"/>
          <w:rtl w:val="0"/>
        </w:rPr>
        <w:t xml:space="preserve"> – Йо. 60 зач.; 19, 6-11; 13-20; 25-28; 30-35.</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приспів і ірмос свята. </w:t>
      </w:r>
    </w:p>
    <w:p w:rsidR="00000000" w:rsidDel="00000000" w:rsidP="00000000" w:rsidRDefault="00000000" w:rsidRPr="00000000" w14:paraId="00000984">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8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Примітка:</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За звичаєм, після кожного богослужіння до віддання свята відбувається поклоніння Чесному і Животворчому Хресту зі співом «Хресту Твоєму».</w:t>
      </w:r>
      <w:r w:rsidDel="00000000" w:rsidR="00000000" w:rsidRPr="00000000">
        <w:rPr>
          <w:rtl w:val="0"/>
        </w:rPr>
      </w:r>
    </w:p>
    <w:p w:rsidR="00000000" w:rsidDel="00000000" w:rsidP="00000000" w:rsidRDefault="00000000" w:rsidRPr="00000000" w14:paraId="00000986">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8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9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98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Тиждень 15-ий по Зісланні Святого Духа.</w:t>
      </w:r>
    </w:p>
    <w:p w:rsidR="00000000" w:rsidDel="00000000" w:rsidP="00000000" w:rsidRDefault="00000000" w:rsidRPr="00000000" w14:paraId="000009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великомученика Микити. </w:t>
      </w:r>
    </w:p>
    <w:p w:rsidR="00000000" w:rsidDel="00000000" w:rsidP="00000000" w:rsidRDefault="00000000" w:rsidRPr="00000000" w14:paraId="000009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немає. На «Господи взиваю» – 6 стихир: свята – 3 і влкмч. – 3, Слава: влкмч., І нині: свята. Вхід. Великий прокімен, глас 7: «Бог наш на небі». Стиховня свята. Тропар влкмч., Слава, І нині: свята. Відпуст великий з поминанням служби свята і влкмч.</w:t>
      </w:r>
    </w:p>
    <w:p w:rsidR="00000000" w:rsidDel="00000000" w:rsidP="00000000" w:rsidRDefault="00000000" w:rsidRPr="00000000" w14:paraId="0000098C">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8D">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влкмч., І нині: свята. Катизми чергові і сідальний свята. Псалом 50. Канон свята і влкмч. По 9-ій – світильний влкмч. Слава, І нині: світильний свята. Стиховня свята. Тропар влкмч., Слава, І нині: свята.</w:t>
      </w:r>
    </w:p>
    <w:p w:rsidR="00000000" w:rsidDel="00000000" w:rsidP="00000000" w:rsidRDefault="00000000" w:rsidRPr="00000000" w14:paraId="0000098E">
      <w:pPr>
        <w:spacing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F">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влкмч., кондаки – поперемінно, тобто: на 1-му і 6-му – свята, на 3-му і 9-му – влкмч. </w:t>
      </w:r>
    </w:p>
    <w:p w:rsidR="00000000" w:rsidDel="00000000" w:rsidP="00000000" w:rsidRDefault="00000000" w:rsidRPr="00000000" w14:paraId="00000990">
      <w:pPr>
        <w:spacing w:line="301"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991">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Гал. 202 зач.; 2, 11-16. Єв. – Мр. 21 зач.; 5, 24-34. Замість «Достойно» – ірмос 9-ої пісні канону свята з його приспівом.</w:t>
      </w:r>
    </w:p>
    <w:p w:rsidR="00000000" w:rsidDel="00000000" w:rsidP="00000000" w:rsidRDefault="00000000" w:rsidRPr="00000000" w14:paraId="0000099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9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 Святої великомучениці Євфимії всехвальної.</w:t>
      </w:r>
    </w:p>
    <w:p w:rsidR="00000000" w:rsidDel="00000000" w:rsidP="00000000" w:rsidRDefault="00000000" w:rsidRPr="00000000" w14:paraId="000009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влкмчц., Слава: влкмчц., І нині: свята. Прокімен дня. На стиховні: стихири свята. Тропар влкмчц., Слава, І нині: свята. Відпуст середній з поминанням служби свята і влкмчц. </w:t>
      </w:r>
    </w:p>
    <w:p w:rsidR="00000000" w:rsidDel="00000000" w:rsidP="00000000" w:rsidRDefault="00000000" w:rsidRPr="00000000" w14:paraId="000009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влкмчц., І нині: свята. Катизми чергові і сідальний свята. Псалом 50. Канон свята і влкмчц. По 9-ій – світильний влкмчц. Слава, І нині: світильний свята. Стиховня – вся свята. Тропар влкмчц., Слава, І нині: свята. </w:t>
      </w:r>
    </w:p>
    <w:p w:rsidR="00000000" w:rsidDel="00000000" w:rsidP="00000000" w:rsidRDefault="00000000" w:rsidRPr="00000000" w14:paraId="000009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влкмчц., кондаки – поперемінно, тобто: на 1-му і 6-му – свята, на 3-му і 9-му – влкмчц.</w:t>
      </w:r>
    </w:p>
    <w:p w:rsidR="00000000" w:rsidDel="00000000" w:rsidP="00000000" w:rsidRDefault="00000000" w:rsidRPr="00000000" w14:paraId="0000099A">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9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Ап. – Гал. 204 зач.; 2, 21 – 3, 7. Єв. – Мр. 22 зач.; 6, 1-7. Замість «Достойно» – ірмос 9-ої пісні канону свята з його приспівом. Причасний – свята.</w:t>
      </w:r>
    </w:p>
    <w:p w:rsidR="00000000" w:rsidDel="00000000" w:rsidP="00000000" w:rsidRDefault="00000000" w:rsidRPr="00000000" w14:paraId="0000099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D">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9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Святої мучениці Софії і трьох її дочок: Віри, Надії й Любові. </w:t>
      </w:r>
    </w:p>
    <w:p w:rsidR="00000000" w:rsidDel="00000000" w:rsidP="00000000" w:rsidRDefault="00000000" w:rsidRPr="00000000" w14:paraId="000009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рядова. На “Господи взиваю” – 6 стихир: свята – 3 і мчц. – 3. Слава: мчц., І нині: свята. Вхід з кадилом. Великий прокімен. На стиховні: стихири свята. Тропар мчц., Слава, І нині: свята. Відпуст середній з поминанням служби свята і мчц.</w:t>
      </w:r>
    </w:p>
    <w:p w:rsidR="00000000" w:rsidDel="00000000" w:rsidP="00000000" w:rsidRDefault="00000000" w:rsidRPr="00000000" w14:paraId="000009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мчц., І нині: свята.Катизми чергові і сідальний свята. Псалом 50. Канон свята і мчц. По 9-ій – світильний мчц. Слава, І нині: світильний свята. Стиховня – вся свята. Тропар мчц., Слава, І нині: свята.</w:t>
      </w:r>
    </w:p>
    <w:p w:rsidR="00000000" w:rsidDel="00000000" w:rsidP="00000000" w:rsidRDefault="00000000" w:rsidRPr="00000000" w14:paraId="000009A3">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A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мчц., кондаки – поперемінно, тобто: на 1-му і 6-му – свята, на 3-му і 9-му – мчц.</w:t>
      </w:r>
    </w:p>
    <w:p w:rsidR="00000000" w:rsidDel="00000000" w:rsidP="00000000" w:rsidRDefault="00000000" w:rsidRPr="00000000" w14:paraId="000009A5">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A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Гал. 207 зач.; 3, 15-22. Єв. – Мр. 23 зач.; 6, 7-13. Замість „Достойно” – ірмос 9-ої пісні канону свята з його приспівом.</w:t>
      </w:r>
    </w:p>
    <w:p w:rsidR="00000000" w:rsidDel="00000000" w:rsidP="00000000" w:rsidRDefault="00000000" w:rsidRPr="00000000" w14:paraId="000009A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8">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9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Преподобного отця нашого Євменія, єпископа Гортинського, чудотворця.</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 6 стихир: свята – 3 і прп. – 3. Слава: прп., І нині: свята. На стиховні: стихири свята. Тропар прп., Слава, І нині: свята. Відпуст середній з поминанням служби свята і прп.</w:t>
      </w:r>
    </w:p>
    <w:p w:rsidR="00000000" w:rsidDel="00000000" w:rsidP="00000000" w:rsidRDefault="00000000" w:rsidRPr="00000000" w14:paraId="000009AB">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C">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(2), Слава: прп., І нині: свята. Катизми чергові і сідальний свята. Псалом 50. Канон свята і прп. По 9-ій – світильний прп. Слава, І нині: світильний свята. Стиховня свята. Тропар прп., Слава, І нині: свята.</w:t>
      </w:r>
    </w:p>
    <w:p w:rsidR="00000000" w:rsidDel="00000000" w:rsidP="00000000" w:rsidRDefault="00000000" w:rsidRPr="00000000" w14:paraId="000009AD">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E">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прп., кондаки – поперемінно, тобто: на 1-му і 6-му – свята, на 3-му і 9-му – прп.</w:t>
      </w:r>
    </w:p>
    <w:p w:rsidR="00000000" w:rsidDel="00000000" w:rsidP="00000000" w:rsidRDefault="00000000" w:rsidRPr="00000000" w14:paraId="000009AF">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B0">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Гал. 208 зач.; 3, 23 – 4, 5. Єв. – Мр. 25 зач.; 6, 30-45. Замість «Достойно» – ірмос 9-ої пісні канону свята з його приспівом.</w:t>
      </w:r>
    </w:p>
    <w:p w:rsidR="00000000" w:rsidDel="00000000" w:rsidP="00000000" w:rsidRDefault="00000000" w:rsidRPr="00000000" w14:paraId="000009B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9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Святих мучеників Трофима, Савватія й Доримедонта. </w:t>
      </w:r>
    </w:p>
    <w:p w:rsidR="00000000" w:rsidDel="00000000" w:rsidP="00000000" w:rsidRDefault="00000000" w:rsidRPr="00000000" w14:paraId="000009B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катизма чергова. На «Господи взиваю» – 6 стихир: 3 свята і 3 мчч., Слава: мчч., І нині: свята. На стиховні: стихири свята. Тропар мчч., Слава, І нині: свята. Відпуст великий з поминанням служби свята і мчч. </w:t>
      </w:r>
    </w:p>
    <w:p w:rsidR="00000000" w:rsidDel="00000000" w:rsidP="00000000" w:rsidRDefault="00000000" w:rsidRPr="00000000" w14:paraId="000009B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(2), Слава: мчч., І нині: свята.Катизми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 </w:t>
      </w:r>
    </w:p>
    <w:p w:rsidR="00000000" w:rsidDel="00000000" w:rsidP="00000000" w:rsidRDefault="00000000" w:rsidRPr="00000000" w14:paraId="000009B7">
      <w:pPr>
        <w:spacing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8">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мчч., кондаки – поперемінно, тобто: на 1-му і 6-му – свята, на 3-му і 9-му – мчч.</w:t>
      </w:r>
    </w:p>
    <w:p w:rsidR="00000000" w:rsidDel="00000000" w:rsidP="00000000" w:rsidRDefault="00000000" w:rsidRPr="00000000" w14:paraId="000009B9">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w:t>
      </w:r>
      <w:r w:rsidDel="00000000" w:rsidR="00000000" w:rsidRPr="00000000">
        <w:rPr>
          <w:rFonts w:ascii="Times New Roman" w:cs="Times New Roman" w:eastAsia="Times New Roman" w:hAnsi="Times New Roman"/>
          <w:rtl w:val="0"/>
        </w:rPr>
        <w:t xml:space="preserve">я: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Ап. – Гал. 210 зач.; 4, 8-21. Єв. – Мр. 26 зач.; 6, 45-53. Замість «Достойно» – ірмос 9-ої пісні канону свята з його приспівом.</w:t>
      </w:r>
    </w:p>
    <w:p w:rsidR="00000000" w:rsidDel="00000000" w:rsidP="00000000" w:rsidRDefault="00000000" w:rsidRPr="00000000" w14:paraId="000009B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B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9B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Субота по Воздвиженні.</w:t>
      </w:r>
    </w:p>
    <w:p w:rsidR="00000000" w:rsidDel="00000000" w:rsidP="00000000" w:rsidRDefault="00000000" w:rsidRPr="00000000" w14:paraId="000009B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Святих мучеників та ісповідників – великого князя Михаїла та боярина його Теодора, чернігівських чудотворців.</w:t>
      </w:r>
    </w:p>
    <w:p w:rsidR="00000000" w:rsidDel="00000000" w:rsidP="00000000" w:rsidRDefault="00000000" w:rsidRPr="00000000" w14:paraId="000009B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великомученика Євстатія і тих, що з ним.</w:t>
      </w:r>
    </w:p>
    <w:p w:rsidR="00000000" w:rsidDel="00000000" w:rsidP="00000000" w:rsidRDefault="00000000" w:rsidRPr="00000000" w14:paraId="000009C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свята – 3 і мчч. – 3. Слава: мчч., І нині: свята. Прокімен дня. На стиховні: стихири свята. Тропар мчч., Слава, І нині: свята. Відпуст великий з поминанням служби свята і мчч. </w:t>
      </w:r>
    </w:p>
    <w:p w:rsidR="00000000" w:rsidDel="00000000" w:rsidP="00000000" w:rsidRDefault="00000000" w:rsidRPr="00000000" w14:paraId="000009C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мчч., І нині: свята. 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 </w:t>
      </w:r>
    </w:p>
    <w:p w:rsidR="00000000" w:rsidDel="00000000" w:rsidP="00000000" w:rsidRDefault="00000000" w:rsidRPr="00000000" w14:paraId="000009C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мчч., кондаки – поперемінно, тобто: на 1-му і 6-му – свята, на 3-му і 9-му – мчч. </w:t>
      </w:r>
    </w:p>
    <w:p w:rsidR="00000000" w:rsidDel="00000000" w:rsidP="00000000" w:rsidRDefault="00000000" w:rsidRPr="00000000" w14:paraId="000009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w:t>
      </w:r>
      <w:r w:rsidDel="00000000" w:rsidR="00000000" w:rsidRPr="00000000">
        <w:rPr>
          <w:rFonts w:ascii="Times New Roman" w:cs="Times New Roman" w:eastAsia="Times New Roman" w:hAnsi="Times New Roman"/>
          <w:i w:val="1"/>
          <w:rtl w:val="0"/>
        </w:rPr>
        <w:t xml:space="preserve">Суботи:</w:t>
      </w:r>
      <w:r w:rsidDel="00000000" w:rsidR="00000000" w:rsidRPr="00000000">
        <w:rPr>
          <w:rFonts w:ascii="Times New Roman" w:cs="Times New Roman" w:eastAsia="Times New Roman" w:hAnsi="Times New Roman"/>
          <w:rtl w:val="0"/>
        </w:rPr>
        <w:t xml:space="preserve"> Ап. – 1 Кор. 125 зач.; 1, 26-29. Єв. – Ів. 30 зач.; 8, 21-30. Замість «Достойно» – ірмос 9-ої пісні канону свята з його приспівом. Причасний – свята. </w:t>
      </w:r>
    </w:p>
    <w:p w:rsidR="00000000" w:rsidDel="00000000" w:rsidP="00000000" w:rsidRDefault="00000000" w:rsidRPr="00000000" w14:paraId="000009C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C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9C7">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21 </w:t>
      </w:r>
      <w:r w:rsidDel="00000000" w:rsidR="00000000" w:rsidRPr="00000000">
        <w:rPr>
          <w:rFonts w:ascii="Times New Roman" w:cs="Times New Roman" w:eastAsia="Times New Roman" w:hAnsi="Times New Roman"/>
          <w:i w:val="1"/>
          <w:color w:val="ff0000"/>
          <w:rtl w:val="0"/>
        </w:rPr>
        <w:t xml:space="preserve">Неділя 15-та по Зісланні Святого Духа, по Воздвиженні. Гл. 6. Єв. 4.</w:t>
      </w:r>
    </w:p>
    <w:p w:rsidR="00000000" w:rsidDel="00000000" w:rsidP="00000000" w:rsidRDefault="00000000" w:rsidRPr="00000000" w14:paraId="000009C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Віддання свята Воздвиження чесного й животворного Хреста.</w:t>
      </w:r>
    </w:p>
    <w:p w:rsidR="00000000" w:rsidDel="00000000" w:rsidP="00000000" w:rsidRDefault="00000000" w:rsidRPr="00000000" w14:paraId="000009C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апостола Кодрата, що в Магнисії. </w:t>
      </w:r>
    </w:p>
    <w:p w:rsidR="00000000" w:rsidDel="00000000" w:rsidP="00000000" w:rsidRDefault="00000000" w:rsidRPr="00000000" w14:paraId="000009C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і 6 свята, Слава: свята., Інині: богородичний-догмат 6-го гласу. Стиховня воскресна, Слава, І нині: свята. Тропар воскресний, Слава, І нині: свята. Відпуст великий з поминанням недільним і ап.</w:t>
      </w:r>
    </w:p>
    <w:p w:rsidR="00000000" w:rsidDel="00000000" w:rsidP="00000000" w:rsidRDefault="00000000" w:rsidRPr="00000000" w14:paraId="000009C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C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І нині: свята. Катизми чергові і сідальний недільний. „Ангельський собор”. Степенна, іпакой і прокімен 6-го гласу. Єв. – Лк. 112 зач.; 24, 1-12. Псалом 50. Канон воскресний, Богородиці і свята. На 9-ій – „Чеснішу”, по 9-ій – „Свят Господь Бог наш”, недільний світильний, Слава, І нині: свята. Хвалитних стихир – 8, тобто: воскресних – 4 і свята – 4 з двома приспівами. Слава: стихира євангельська, І нині: „Преблагословенна”. По славослов’ї – тропар недільний «Воскресши з гробу». Відпуст великий з поминанням недільним і ап.</w:t>
      </w:r>
    </w:p>
    <w:p w:rsidR="00000000" w:rsidDel="00000000" w:rsidP="00000000" w:rsidRDefault="00000000" w:rsidRPr="00000000" w14:paraId="000009CD">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C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Слава: свята. Кондаки - поперемінно: на 1-му і 6-му – воскресний, на 3-му і 9-му – свята.</w:t>
      </w:r>
    </w:p>
    <w:p w:rsidR="00000000" w:rsidDel="00000000" w:rsidP="00000000" w:rsidRDefault="00000000" w:rsidRPr="00000000" w14:paraId="000009CF">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D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недільний і свята, Слава: кондак недільний, І нині: свята. Прокімен, апостол, алилуя, євангелія неділі по Воздвиженні. </w:t>
      </w:r>
      <w:r w:rsidDel="00000000" w:rsidR="00000000" w:rsidRPr="00000000">
        <w:rPr>
          <w:rFonts w:ascii="Times New Roman" w:cs="Times New Roman" w:eastAsia="Times New Roman" w:hAnsi="Times New Roman"/>
          <w:i w:val="1"/>
          <w:color w:val="ff0000"/>
          <w:rtl w:val="0"/>
        </w:rPr>
        <w:t xml:space="preserve">По Воздвиженні:</w:t>
      </w:r>
      <w:r w:rsidDel="00000000" w:rsidR="00000000" w:rsidRPr="00000000">
        <w:rPr>
          <w:rFonts w:ascii="Times New Roman" w:cs="Times New Roman" w:eastAsia="Times New Roman" w:hAnsi="Times New Roman"/>
          <w:color w:val="ff0000"/>
          <w:rtl w:val="0"/>
        </w:rPr>
        <w:t xml:space="preserve"> Ап. – Гал. 203 зач.; 2, 16-20. Єв. – Мр. 37 зач.; 8, 34 – 9,1. Причасний –„ Хваліте” і свята.</w:t>
      </w:r>
    </w:p>
    <w:p w:rsidR="00000000" w:rsidDel="00000000" w:rsidP="00000000" w:rsidRDefault="00000000" w:rsidRPr="00000000" w14:paraId="000009D1">
      <w:pP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9D2">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color w:val="ff0000"/>
          <w:rtl w:val="0"/>
        </w:rPr>
        <w:t xml:space="preserve">Примітка:</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Після Божественної Літургії священик виходить перед тетрапод. Хор співає тропар свята, а священик кадить навколо тетраподу з чесним Хрестом. Покадивши, священик навпереміну з хором співає тричі «Хресту Твоєму поклоняємось, Владико…» з доземними поклонами. По цьому священик цілує Хрест і відносить на жертовник.</w:t>
      </w:r>
    </w:p>
    <w:p w:rsidR="00000000" w:rsidDel="00000000" w:rsidP="00000000" w:rsidRDefault="00000000" w:rsidRPr="00000000" w14:paraId="000009D3">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D4">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9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Тиждень 16-ий по Зісланні Святого Духа.</w:t>
      </w:r>
    </w:p>
    <w:p w:rsidR="00000000" w:rsidDel="00000000" w:rsidP="00000000" w:rsidRDefault="00000000" w:rsidRPr="00000000" w14:paraId="000009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Фоки, єпископа Синопійського. Святого пророка Йони. Преподобного Йони, пресвітера. </w:t>
      </w:r>
    </w:p>
    <w:p w:rsidR="00000000" w:rsidDel="00000000" w:rsidP="00000000" w:rsidRDefault="00000000" w:rsidRPr="00000000" w14:paraId="000009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свщмч., 3 прор., Сл., І нині: богородичний. Прокімен дня. Стиховня Октоїха. По «Отче наш»: тропар свщмч., Сл.: прор., І нині: богород. відпустовий за гласом тропаря прор. і за днем тижня. Відпуст середній з помин. свщмч. і прор. </w:t>
      </w:r>
    </w:p>
    <w:p w:rsidR="00000000" w:rsidDel="00000000" w:rsidP="00000000" w:rsidRDefault="00000000" w:rsidRPr="00000000" w14:paraId="000009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(2), Сл.: прор., І нині: богород. відпустовий за гласом тропаря прор. Катизми чергові, сідальні Октоїха. Канон Октоїха, свщмч. і прор. На 9-ій пісні – «Чеснішу від херувимів». По 9-ій – світильний Октоїха, свщмч., Сл.: прор., І нині: богородичний. Стиховня Октоїха. По «Отче наш»: тропар свщмч., Сл.: прор., І нині: богород. за гласом тропаря прор. і за днем тижня. Відпуст середній з помин. свщмч. і прор. </w:t>
      </w:r>
    </w:p>
    <w:p w:rsidR="00000000" w:rsidDel="00000000" w:rsidP="00000000" w:rsidRDefault="00000000" w:rsidRPr="00000000" w14:paraId="000009D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свщмч. та 9-му – прор. </w:t>
      </w:r>
    </w:p>
    <w:p w:rsidR="00000000" w:rsidDel="00000000" w:rsidP="00000000" w:rsidRDefault="00000000" w:rsidRPr="00000000" w14:paraId="000009D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Гал. 211 зач.; 4, 28 – 5, 10. Єв. – Мр. 27 зач.; 6, 54 – 7, 8.</w:t>
      </w:r>
    </w:p>
    <w:p w:rsidR="00000000" w:rsidDel="00000000" w:rsidP="00000000" w:rsidRDefault="00000000" w:rsidRPr="00000000" w14:paraId="000009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9D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9E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 Зачаття чесного славного пророка, предтечі і хрестителя Господнього Івана.</w:t>
      </w:r>
    </w:p>
    <w:p w:rsidR="00000000" w:rsidDel="00000000" w:rsidP="00000000" w:rsidRDefault="00000000" w:rsidRPr="00000000" w14:paraId="000009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Предтечі, Слава: Предтечі, І нині: богородичний-догмат за гласом “Слава”. На стиховні – стихири Предтечі. Тропар Предтечі, Слава, І нині: богород. з неділ. за гласом тропаря Предтечі. Відпуст середній з поминанням служби дня і Предтечі. </w:t>
      </w:r>
    </w:p>
    <w:p w:rsidR="00000000" w:rsidDel="00000000" w:rsidP="00000000" w:rsidRDefault="00000000" w:rsidRPr="00000000" w14:paraId="000009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Предтечі (2), Слава, І нині: богородичний з недільних за гласом тропаря Предтечі. Катизми чергові і сідальні Предтечі. Псалом 50. Канон Октоїха і Предтечі. По 3-ій пісні – сідальний Предтечі. По 6-ій – кондак-ікос Предтечі. По 9-ій – світильний Предтечі. Хвалитні стихири Предтечі. – 4. Слава, І нині: Предтечі. По великому славослов’ї з трисвятим – тропар Предтечі, Слава, І нині: богородичний з недільних за гласом тропаря Предтечі. Відпуст великий з поминанням тільки служби Предтечі.</w:t>
      </w:r>
    </w:p>
    <w:p w:rsidR="00000000" w:rsidDel="00000000" w:rsidP="00000000" w:rsidRDefault="00000000" w:rsidRPr="00000000" w14:paraId="000009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часах: тропар і кондак Предтечі.</w:t>
      </w:r>
    </w:p>
    <w:p w:rsidR="00000000" w:rsidDel="00000000" w:rsidP="00000000" w:rsidRDefault="00000000" w:rsidRPr="00000000" w14:paraId="000009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Предтечі.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Гал. 212 зач.; 5, 11-21. Єв. – Мр. 28 зач.; 7, 5-16. </w:t>
      </w:r>
      <w:r w:rsidDel="00000000" w:rsidR="00000000" w:rsidRPr="00000000">
        <w:rPr>
          <w:rFonts w:ascii="Times New Roman" w:cs="Times New Roman" w:eastAsia="Times New Roman" w:hAnsi="Times New Roman"/>
          <w:i w:val="1"/>
          <w:rtl w:val="0"/>
        </w:rPr>
        <w:t xml:space="preserve">Предтечі:</w:t>
      </w:r>
      <w:r w:rsidDel="00000000" w:rsidR="00000000" w:rsidRPr="00000000">
        <w:rPr>
          <w:rFonts w:ascii="Times New Roman" w:cs="Times New Roman" w:eastAsia="Times New Roman" w:hAnsi="Times New Roman"/>
          <w:rtl w:val="0"/>
        </w:rPr>
        <w:t xml:space="preserve"> Ап. – Гал. 210 зач.; 4, 22-31. Єв. – Лк. 2 зач.; 1, 5-25.</w:t>
        <w:br w:type="textWrapping"/>
      </w:r>
    </w:p>
    <w:p w:rsidR="00000000" w:rsidDel="00000000" w:rsidP="00000000" w:rsidRDefault="00000000" w:rsidRPr="00000000" w14:paraId="000009E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9E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 Святої первомучениці й рівноапостольної Теклі. </w:t>
      </w:r>
    </w:p>
    <w:p w:rsidR="00000000" w:rsidDel="00000000" w:rsidP="00000000" w:rsidRDefault="00000000" w:rsidRPr="00000000" w14:paraId="000009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первомчц., Сл., І нині: хрестобогород. Прокімен дня. Стиховня Октоїха. По «Отче наш»: тропар первомчц., Сл., І нині: богород. відпустовий за гласом тропаря первомчц. і за днем тижня. Відпуст середній з помин. первомчц. </w:t>
      </w:r>
    </w:p>
    <w:p w:rsidR="00000000" w:rsidDel="00000000" w:rsidP="00000000" w:rsidRDefault="00000000" w:rsidRPr="00000000" w14:paraId="000009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первомчц.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первомчц. Катизми черг., сідальні Октоїха. Пс. 50. Канон Октоїха і первомчц. На 9-ій пісні – «Чеснішу від херувимів». По 9-ій – світильний Октоїха, Сл.: світильний первомчц., І нині: його богород. Стиховня Октоїха. По «Отче наш»: тропар первомчц., Сл., І нині: богород. за гласом тропаря первомчц. і за днем тижня. Відпуст середній з помин. первомчц. </w:t>
      </w:r>
    </w:p>
    <w:p w:rsidR="00000000" w:rsidDel="00000000" w:rsidP="00000000" w:rsidRDefault="00000000" w:rsidRPr="00000000" w14:paraId="000009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первомчц. </w:t>
      </w:r>
    </w:p>
    <w:p w:rsidR="00000000" w:rsidDel="00000000" w:rsidP="00000000" w:rsidRDefault="00000000" w:rsidRPr="00000000" w14:paraId="000009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Гал. 214 зач.; 6, 2-10. Єв. – Мр. 29 зач.; 7, 14-24.</w:t>
      </w:r>
    </w:p>
    <w:p w:rsidR="00000000" w:rsidDel="00000000" w:rsidP="00000000" w:rsidRDefault="00000000" w:rsidRPr="00000000" w14:paraId="000009E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9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Преподобної матері нашої Євфросинії. </w:t>
      </w:r>
    </w:p>
    <w:p w:rsidR="00000000" w:rsidDel="00000000" w:rsidP="00000000" w:rsidRDefault="00000000" w:rsidRPr="00000000" w14:paraId="000009F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9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9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9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216 зач.; 1, 1-9. Єв. – Мр. 30 зач.; 7, 24-30.</w:t>
      </w:r>
    </w:p>
    <w:p w:rsidR="00000000" w:rsidDel="00000000" w:rsidP="00000000" w:rsidRDefault="00000000" w:rsidRPr="00000000" w14:paraId="000009F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F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9F9">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color w:val="ff0000"/>
          <w:rtl w:val="0"/>
        </w:rPr>
        <w:t xml:space="preserve">26 </w:t>
      </w:r>
      <w:r w:rsidDel="00000000" w:rsidR="00000000" w:rsidRPr="00000000">
        <w:rPr>
          <w:rFonts w:ascii="Times New Roman" w:cs="Times New Roman" w:eastAsia="Times New Roman" w:hAnsi="Times New Roman"/>
          <w:b w:val="1"/>
          <w:color w:val="ff0000"/>
          <w:rtl w:val="0"/>
        </w:rPr>
        <w:t xml:space="preserve">🕁 Переставлення святого апостола і євангелиста Івана Богослова. </w:t>
      </w:r>
    </w:p>
    <w:p w:rsidR="00000000" w:rsidDel="00000000" w:rsidP="00000000" w:rsidRDefault="00000000" w:rsidRPr="00000000" w14:paraId="000009F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ап., Слава: ап., І нині: богородичний-догмат за гласом «Слава». Прокімен дня і три читання ап.: 1 Йо. 3:21-4:6, 1 Йо. 4:11-16, 1 Йо. 4:20-5:5. Стихири на литії ап. Стиховня ап., зі своїми приспівами. На благословенні хлібів: тропар ап. (2) і «Богородице Діво» (1). Відпуст великий з поминанням тільки служби ап. </w:t>
      </w:r>
    </w:p>
    <w:p w:rsidR="00000000" w:rsidDel="00000000" w:rsidP="00000000" w:rsidRDefault="00000000" w:rsidRPr="00000000" w14:paraId="000009F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ап. (2), Слава, І нині: богородичний з недільних, за гласом тропаря ап. Катизми чергові з сідальними ап., також полієлей з величаннями і пополієлейний сідальний ап. Степенна 4-го гласу, перший антифон. Прокімен, Єв. Йо. 67 зач.; 21:15-25. Пс. 50, і стихира ап. Канон Богородиці, і два ап. По 3-ій пісні – сідальний ап. По 6-ій – кондак-ікос ап. По 9-ій – світильний ап. Хвалитні стихири ап. – 4. Слава: ап., І нині: богородичний.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9FC">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FD">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ап.</w:t>
      </w:r>
    </w:p>
    <w:p w:rsidR="00000000" w:rsidDel="00000000" w:rsidP="00000000" w:rsidRDefault="00000000" w:rsidRPr="00000000" w14:paraId="000009FE">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F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 вся Служба – тільки ап.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Ів. 73 зач.; 4, 12-19. Єв. – Ів. 61 зач.; 19, 25-27; 21, 24-25.</w:t>
      </w:r>
    </w:p>
    <w:p w:rsidR="00000000" w:rsidDel="00000000" w:rsidP="00000000" w:rsidRDefault="00000000" w:rsidRPr="00000000" w14:paraId="00000A0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A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A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Святого мученика Калістрата </w:t>
      </w:r>
      <w:r w:rsidDel="00000000" w:rsidR="00000000" w:rsidRPr="00000000">
        <w:rPr>
          <w:rFonts w:ascii="Times New Roman" w:cs="Times New Roman" w:eastAsia="Times New Roman" w:hAnsi="Times New Roman"/>
          <w:highlight w:val="white"/>
          <w:rtl w:val="0"/>
        </w:rPr>
        <w:t xml:space="preserve">і тих, що з ним. </w:t>
      </w:r>
      <w:r w:rsidDel="00000000" w:rsidR="00000000" w:rsidRPr="00000000">
        <w:rPr>
          <w:rFonts w:ascii="Times New Roman" w:cs="Times New Roman" w:eastAsia="Times New Roman" w:hAnsi="Times New Roman"/>
          <w:rtl w:val="0"/>
        </w:rPr>
        <w:t xml:space="preserve">Преподобного отця нашого Ніла, основника й ігумена монастиря Гроттаферратського. </w:t>
      </w:r>
    </w:p>
    <w:p w:rsidR="00000000" w:rsidDel="00000000" w:rsidP="00000000" w:rsidRDefault="00000000" w:rsidRPr="00000000" w14:paraId="00000A0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 і 3 Октоїха, Сл., І нині: богородичний-догмат 6-го гласу. Прокімен дня. Стиховня Октоїха. По «Отче наш»: тропар мч., Сл., І нині: богородичний воскресний за гласом тропаря мч. Відпуст великий з помин. цілого тижня і мч. </w:t>
      </w:r>
    </w:p>
    <w:p w:rsidR="00000000" w:rsidDel="00000000" w:rsidP="00000000" w:rsidRDefault="00000000" w:rsidRPr="00000000" w14:paraId="00000A0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 (2), Сл., І нині: богородичний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святого, то канон мч., храмового святого та Октоїха. По 9-ій пісні – світильний Октоїха, Сл.: мч., І нині: його богородичний. Стиховня Октоїха. По «Отче наш»: тропар мч., Сл., І нині: богородичний відпустовий за гласом тропаря мч. і за днем тижня. Відпуст великий з поминанням усього тижня і мч. </w:t>
      </w:r>
    </w:p>
    <w:p w:rsidR="00000000" w:rsidDel="00000000" w:rsidP="00000000" w:rsidRDefault="00000000" w:rsidRPr="00000000" w14:paraId="00000A0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 </w:t>
      </w:r>
    </w:p>
    <w:p w:rsidR="00000000" w:rsidDel="00000000" w:rsidP="00000000" w:rsidRDefault="00000000" w:rsidRPr="00000000" w14:paraId="00000A0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146 зач.; 10, 23-28. Єв. – Мт. 101 зач.; 24, 34-44.</w:t>
      </w:r>
    </w:p>
    <w:p w:rsidR="00000000" w:rsidDel="00000000" w:rsidP="00000000" w:rsidRDefault="00000000" w:rsidRPr="00000000" w14:paraId="00000A0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0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A0B">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28 </w:t>
      </w:r>
      <w:r w:rsidDel="00000000" w:rsidR="00000000" w:rsidRPr="00000000">
        <w:rPr>
          <w:rFonts w:ascii="Times New Roman" w:cs="Times New Roman" w:eastAsia="Times New Roman" w:hAnsi="Times New Roman"/>
          <w:i w:val="1"/>
          <w:color w:val="ff0000"/>
          <w:rtl w:val="0"/>
        </w:rPr>
        <w:t xml:space="preserve">Неділя 16-та по Зісланні Святого Духа. Глас 7. Єв. 5.</w:t>
      </w:r>
    </w:p>
    <w:p w:rsidR="00000000" w:rsidDel="00000000" w:rsidP="00000000" w:rsidRDefault="00000000" w:rsidRPr="00000000" w14:paraId="00000A0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й ісповідника Харитона. </w:t>
      </w:r>
    </w:p>
    <w:p w:rsidR="00000000" w:rsidDel="00000000" w:rsidP="00000000" w:rsidRDefault="00000000" w:rsidRPr="00000000" w14:paraId="00000A0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Святої мучениці Людмили і святого В’ячеслава, князя чеського. Собор преподобних отців Печерських, що спочивають у ближніх печерах преподобного Антонія. Блаженного священномученика Никити Будки, єпископа. </w:t>
      </w:r>
    </w:p>
    <w:p w:rsidR="00000000" w:rsidDel="00000000" w:rsidP="00000000" w:rsidRDefault="00000000" w:rsidRPr="00000000" w14:paraId="00000A0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прп., Слава: прп., І нині: богородичний-догмат 7-го гласу. Прокімен дня і три читання прп.: . Стиховня воскресна, Сл.: прп., І нині: богородичний з недільної стиховні за гласом «Слава». Тропар воскресний, Слава: прп., І нині: богородичний воскресний за гласом тропаря прп. Відпуст великий недільний, з поминанням прп. </w:t>
      </w:r>
    </w:p>
    <w:p w:rsidR="00000000" w:rsidDel="00000000" w:rsidP="00000000" w:rsidRDefault="00000000" w:rsidRPr="00000000" w14:paraId="00000A0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прп., І нині: богородичний воскрес. за гласом «Слава». Катизми черг., сідал. воскрес., також Полієлей з величанням прп. (без «Сл., І нині. Алилуя, алилуя, алилуя. Слава Тобі, Боже») і одразу «Ангельський собор», іпакой воскресний, також 1-й і 2-й сідальний прп. без богородичних, Слава: 3-й сідальний прп., І нині: його богородичний. Степенна та прокімен 7-го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Лк. 113 зач.; 24, 12-35. «Воскресіння Христове». Пс. 50. Стихира недільна. Канон воскресний, Богородиці і прп. Катавасія чергова: По 3-ій пісні – кондак-ікос і сідальний прп. По 6-ій – кондак-ікос воскресний. На 9-ій пісні – «Чеснішу від херувимів». По 9-ій – «Свят Господь Бог наш» і світильний воскресний, Сл.: прп., І нині: богородичний воскресного світильного. На хвалитних – 8 стихир: 4 воскресних і 4 прп. з приспівами, поданими на стиховні вечірні, Сл.: стихира євангельська, І нині: «Преблагословенна». По вел. славослов’ї тропар «Сьогодні спасіння світу». Відпуст великий недільний, з поминанням прп. </w:t>
      </w:r>
    </w:p>
    <w:p w:rsidR="00000000" w:rsidDel="00000000" w:rsidP="00000000" w:rsidRDefault="00000000" w:rsidRPr="00000000" w14:paraId="00000A10">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1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прп.; кондаки – поперемінно, тобто: на 1-му і 6-му – воскресний, на 3-му і 9-му – прп.  </w:t>
      </w:r>
    </w:p>
    <w:p w:rsidR="00000000" w:rsidDel="00000000" w:rsidP="00000000" w:rsidRDefault="00000000" w:rsidRPr="00000000" w14:paraId="00000A12">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1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прп.; також кондак воскресний, Слава: прп., І нині: богородичний (або один зі свят богородичних за гласом наславника). Прокімен, апостол, алилуя, євангелія і причасний – спочатку неділі, а після – прп.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2 Кор. 181 зач.; 6, 1-10. Єв. – Мт. 105 зач.; 25, 14-30. </w:t>
      </w:r>
      <w:r w:rsidDel="00000000" w:rsidR="00000000" w:rsidRPr="00000000">
        <w:rPr>
          <w:rFonts w:ascii="Times New Roman" w:cs="Times New Roman" w:eastAsia="Times New Roman" w:hAnsi="Times New Roman"/>
          <w:i w:val="1"/>
          <w:color w:val="ff0000"/>
          <w:rtl w:val="0"/>
        </w:rPr>
        <w:t xml:space="preserve">Ісп.:</w:t>
      </w:r>
      <w:r w:rsidDel="00000000" w:rsidR="00000000" w:rsidRPr="00000000">
        <w:rPr>
          <w:rFonts w:ascii="Times New Roman" w:cs="Times New Roman" w:eastAsia="Times New Roman" w:hAnsi="Times New Roman"/>
          <w:color w:val="ff0000"/>
          <w:rtl w:val="0"/>
        </w:rPr>
        <w:t xml:space="preserve"> Ап. – 2 Кор. 176 зач.; 4, 6-15. Єв. – Лк. 24 зач.; 6, 17-23.</w:t>
        <w:br w:type="textWrapping"/>
      </w:r>
    </w:p>
    <w:p w:rsidR="00000000" w:rsidDel="00000000" w:rsidP="00000000" w:rsidRDefault="00000000" w:rsidRPr="00000000" w14:paraId="00000A14">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A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Тиждень 17-ий по Зісланні Святого Духа.</w:t>
      </w:r>
    </w:p>
    <w:p w:rsidR="00000000" w:rsidDel="00000000" w:rsidP="00000000" w:rsidRDefault="00000000" w:rsidRPr="00000000" w14:paraId="00000A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Преподобного отця нашого Киріака, самітника.</w:t>
      </w:r>
    </w:p>
    <w:p w:rsidR="00000000" w:rsidDel="00000000" w:rsidP="00000000" w:rsidRDefault="00000000" w:rsidRPr="00000000" w14:paraId="00000A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прп., Сл.: прп.,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A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A1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1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A1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1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219 зач.; 1, 22 – 2, 3. Єв. – Мр. 48 зач.; 10, 46-52.</w:t>
      </w:r>
    </w:p>
    <w:p w:rsidR="00000000" w:rsidDel="00000000" w:rsidP="00000000" w:rsidRDefault="00000000" w:rsidRPr="00000000" w14:paraId="00000A2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A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 Святого священномученика Григорія, єпископа Великої Вірменії. </w:t>
      </w:r>
    </w:p>
    <w:p w:rsidR="00000000" w:rsidDel="00000000" w:rsidP="00000000" w:rsidRDefault="00000000" w:rsidRPr="00000000" w14:paraId="00000A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свщмч., Сл.: свщмч.,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A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A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A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222 зач.; 2, 19 – 3, 7. Єв. – Мр. 50 зач.; 11, 11-23.</w:t>
      </w:r>
    </w:p>
    <w:p w:rsidR="00000000" w:rsidDel="00000000" w:rsidP="00000000" w:rsidRDefault="00000000" w:rsidRPr="00000000" w14:paraId="00000A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A29">
      <w:pPr>
        <w:pStyle w:val="Heading1"/>
        <w:rPr>
          <w:rFonts w:ascii="Times New Roman" w:cs="Times New Roman" w:eastAsia="Times New Roman" w:hAnsi="Times New Roman"/>
          <w:sz w:val="28"/>
          <w:szCs w:val="28"/>
        </w:rPr>
      </w:pPr>
      <w:bookmarkStart w:colFirst="0" w:colLast="0" w:name="_heading=h.44sinio" w:id="13"/>
      <w:bookmarkEnd w:id="13"/>
      <w:r w:rsidDel="00000000" w:rsidR="00000000" w:rsidRPr="00000000">
        <w:rPr>
          <w:rFonts w:ascii="Times New Roman" w:cs="Times New Roman" w:eastAsia="Times New Roman" w:hAnsi="Times New Roman"/>
          <w:sz w:val="28"/>
          <w:szCs w:val="28"/>
          <w:rtl w:val="0"/>
        </w:rPr>
        <w:t xml:space="preserve">Жовтень</w:t>
      </w:r>
    </w:p>
    <w:p w:rsidR="00000000" w:rsidDel="00000000" w:rsidP="00000000" w:rsidRDefault="00000000" w:rsidRPr="00000000" w14:paraId="00000A2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w:t>
      </w:r>
    </w:p>
    <w:p w:rsidR="00000000" w:rsidDel="00000000" w:rsidP="00000000" w:rsidRDefault="00000000" w:rsidRPr="00000000" w14:paraId="00000A2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w:t>
      </w:r>
      <w:r w:rsidDel="00000000" w:rsidR="00000000" w:rsidRPr="00000000">
        <w:rPr>
          <w:rFonts w:ascii="Times New Roman" w:cs="Times New Roman" w:eastAsia="Times New Roman" w:hAnsi="Times New Roman"/>
          <w:b w:val="1"/>
          <w:color w:val="ff0000"/>
          <w:rtl w:val="0"/>
        </w:rPr>
        <w:t xml:space="preserve">🕀 Покров Пресвятої Богородиці.</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2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апостола Ананії, одного із сімдесятьох. Преподобного отця нашого Романа Сладкопівця.</w:t>
      </w:r>
    </w:p>
    <w:p w:rsidR="00000000" w:rsidDel="00000000" w:rsidP="00000000" w:rsidRDefault="00000000" w:rsidRPr="00000000" w14:paraId="00000A2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(блакитні ризи):</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A2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свята. Катизми чергові з сідальними свята, полієлей і величання, і по  полієлейний сідальний свята. Степенна 4-го гласу, 1-й антифон. Прокімен, євангелія і стихира свята. Єв. – Лк. 4 зач.; 1:39-49, 56. Псалом 50. Канон свята. На 9-ій пісні - «Чеснішу». По 9-ій – світильний свята. Хвалитних стихир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A2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A3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 Тропар свята, Сл., І нині: кондак свята; прокімен, алилуя, причасний свята. Ап. – Євр. 320. зач.; 9:1-7. Єв. – Лк. 54 зач.; 10:38-42,11:27-28.</w:t>
      </w:r>
    </w:p>
    <w:p w:rsidR="00000000" w:rsidDel="00000000" w:rsidP="00000000" w:rsidRDefault="00000000" w:rsidRPr="00000000" w14:paraId="00000A31">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A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Святого священномученика Кипріана. Святої мучениці Юстини. </w:t>
      </w:r>
    </w:p>
    <w:p w:rsidR="00000000" w:rsidDel="00000000" w:rsidP="00000000" w:rsidRDefault="00000000" w:rsidRPr="00000000" w14:paraId="00000A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Андрія, Христа ради юродивого. </w:t>
      </w:r>
    </w:p>
    <w:p w:rsidR="00000000" w:rsidDel="00000000" w:rsidP="00000000" w:rsidRDefault="00000000" w:rsidRPr="00000000" w14:paraId="00000A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3 мчц., Сл., І нині: богородичний. Прокімен дня. Стиховня Октоїха. По «Отче наш»: тропар свщмч., Сл.: мчц., І нині: богород. відпустовий за гласом тропаря мчц. і за днем тижня. Відпуст середній з помин. свщмч. і мчц. </w:t>
      </w:r>
    </w:p>
    <w:p w:rsidR="00000000" w:rsidDel="00000000" w:rsidP="00000000" w:rsidRDefault="00000000" w:rsidRPr="00000000" w14:paraId="00000A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мчц., І нині: богород. відпустовий за гласом тропаря мчц. Катизми чергові, сідальні Октоїха. Канон Октоїха, свщмч. і мчц. На 9-ій пісні – «Чеснішу від херувимів». По 9-ій – світильний Октоїха, свщмч., Сл.: мчц., І нині: богородичний. Стиховня Октоїха. По «Отче наш»: тропар свщмч., Сл.: мчц., І нині: богород. за гласом тропаря мчц. і за днем тижня. Відпуст середній з помин. свщмч. і мчц. </w:t>
      </w:r>
    </w:p>
    <w:p w:rsidR="00000000" w:rsidDel="00000000" w:rsidP="00000000" w:rsidRDefault="00000000" w:rsidRPr="00000000" w14:paraId="00000A3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свщмч. та 9-му – мчц. </w:t>
      </w:r>
    </w:p>
    <w:p w:rsidR="00000000" w:rsidDel="00000000" w:rsidP="00000000" w:rsidRDefault="00000000" w:rsidRPr="00000000" w14:paraId="00000A3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Еф. 225 зач.; 4, 14-19. Єв. – Мр. 52 зач.; 11, 27-33.</w:t>
      </w:r>
    </w:p>
    <w:p w:rsidR="00000000" w:rsidDel="00000000" w:rsidP="00000000" w:rsidRDefault="00000000" w:rsidRPr="00000000" w14:paraId="00000A3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3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A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Святого священномученика Діонісія Ареопагіта. </w:t>
      </w:r>
    </w:p>
    <w:p w:rsidR="00000000" w:rsidDel="00000000" w:rsidP="00000000" w:rsidRDefault="00000000" w:rsidRPr="00000000" w14:paraId="00000A3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A3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A4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A4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226 зач.; 4, 17-25. Єв. – Мр. 53 зач.; 12, 1-12.</w:t>
      </w:r>
    </w:p>
    <w:p w:rsidR="00000000" w:rsidDel="00000000" w:rsidP="00000000" w:rsidRDefault="00000000" w:rsidRPr="00000000" w14:paraId="00000A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4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A4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Святого священномученика Єротея, єпископа Атенського. Преподобного отця нашого Франциска Асизького. </w:t>
      </w:r>
    </w:p>
    <w:p w:rsidR="00000000" w:rsidDel="00000000" w:rsidP="00000000" w:rsidRDefault="00000000" w:rsidRPr="00000000" w14:paraId="00000A4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і 3 Октоїха, Сл., І нині: богородичний-догмат 7-го гласу. Прокімен дня. Стиховня Октоїха. По «Отче наш»: тропар свщмч., Сл., І нині: богородичний воскресний за гласом тропаря свщмч. Відпуст великий з помин. цілого тижня і свщмч. </w:t>
      </w:r>
    </w:p>
    <w:p w:rsidR="00000000" w:rsidDel="00000000" w:rsidP="00000000" w:rsidRDefault="00000000" w:rsidRPr="00000000" w14:paraId="00000A4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4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(2), Сл., І нині: богородичний воскресний за гласом тропаря свщмч. Катизми чергові, сідальні Октоїха. Пс. 50. Канон: якщо Господній або Богородичний храм, то – канон храму, свщмч. та Октоїха. Якщо храм святого, то канон свщмч., храмового святого та Октоїха. По 9-ій пісні – світильний Октоїха, Сл.: свщмч., І нині: його богородичний. Стиховня Октоїха. По «Отче наш»: тропар свщмч., Сл., І нині: богородичний відпустовий за гласом тропаря свщмч. і за днем тижня. Відпуст великий з поминанням усього тижня і свщмч. </w:t>
      </w:r>
    </w:p>
    <w:p w:rsidR="00000000" w:rsidDel="00000000" w:rsidP="00000000" w:rsidRDefault="00000000" w:rsidRPr="00000000" w14:paraId="00000A4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4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свщмч. </w:t>
      </w:r>
    </w:p>
    <w:p w:rsidR="00000000" w:rsidDel="00000000" w:rsidP="00000000" w:rsidRDefault="00000000" w:rsidRPr="00000000" w14:paraId="00000A4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4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156 зач.; 14, 20-25. Єв. – Мт. 104 зач.; 25, 1-13. </w:t>
      </w:r>
    </w:p>
    <w:p w:rsidR="00000000" w:rsidDel="00000000" w:rsidP="00000000" w:rsidRDefault="00000000" w:rsidRPr="00000000" w14:paraId="00000A4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4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A4F">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5 </w:t>
      </w:r>
      <w:r w:rsidDel="00000000" w:rsidR="00000000" w:rsidRPr="00000000">
        <w:rPr>
          <w:rFonts w:ascii="Times New Roman" w:cs="Times New Roman" w:eastAsia="Times New Roman" w:hAnsi="Times New Roman"/>
          <w:i w:val="1"/>
          <w:color w:val="ff0000"/>
          <w:rtl w:val="0"/>
        </w:rPr>
        <w:t xml:space="preserve">Неділя 17-та по Зісланні Святого Духа. Глас 8. Єв. 6.</w:t>
      </w:r>
    </w:p>
    <w:p w:rsidR="00000000" w:rsidDel="00000000" w:rsidP="00000000" w:rsidRDefault="00000000" w:rsidRPr="00000000" w14:paraId="00000A5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Святої мучениці Харитини.</w:t>
      </w:r>
    </w:p>
    <w:p w:rsidR="00000000" w:rsidDel="00000000" w:rsidP="00000000" w:rsidRDefault="00000000" w:rsidRPr="00000000" w14:paraId="00000A5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мчц., Сл.: мчц., І нині: богородичний-догмат 8-го гласу. Прокімен дня. Стиховня воскресна. По «Отче наш» – тропар воскресний, Сл.: мчц., І нині: богород. воскресний за гласом «Слава». Відпуст великий воскресний, з помин. мчц. </w:t>
      </w:r>
    </w:p>
    <w:p w:rsidR="00000000" w:rsidDel="00000000" w:rsidP="00000000" w:rsidRDefault="00000000" w:rsidRPr="00000000" w14:paraId="00000A5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мчц., І нині: богород. воскресний за гласом «Слава». Катизми чергові, сідал. воскресні. Полієлей. «Ангельський собор», іпакой, степенна та прокімен 8-го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Лк. 114 зач.; 24, 36-53. «Воскресіння Христове». Пс. 50. Стихира недільна. Канон воскресний, хрестовоскресний, Богородиці і мчц. Катавасія чергова: . По 3-ій пісні – кондак і сідальний мчц. По 6-ій – кондак-ікос воскресний. На 9-ій пісні – «Чеснішу від херувимів». По 9-ій пісні – «Свят Господь Бог наш» і світильний воскресний, Сл.: мчц.,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мчц. </w:t>
      </w:r>
    </w:p>
    <w:p w:rsidR="00000000" w:rsidDel="00000000" w:rsidP="00000000" w:rsidRDefault="00000000" w:rsidRPr="00000000" w14:paraId="00000A5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мчц., на 6-му – храму. Кондаки: на 1-му – воскресний, на 3-му і 9-му – мчц., на 6-му храму. </w:t>
      </w:r>
    </w:p>
    <w:p w:rsidR="00000000" w:rsidDel="00000000" w:rsidP="00000000" w:rsidRDefault="00000000" w:rsidRPr="00000000" w14:paraId="00000A54">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5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Ап. – 2 Кор. 182 зач.; 6, 16 – 7, 1. Єв. – Мт. 62 зач.; 15, 21-28. Причасний «Хваліте».</w:t>
      </w:r>
    </w:p>
    <w:p w:rsidR="00000000" w:rsidDel="00000000" w:rsidP="00000000" w:rsidRDefault="00000000" w:rsidRPr="00000000" w14:paraId="00000A56">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57">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5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w:t>
      </w:r>
    </w:p>
    <w:p w:rsidR="00000000" w:rsidDel="00000000" w:rsidP="00000000" w:rsidRDefault="00000000" w:rsidRPr="00000000" w14:paraId="00000A5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6 Тиждень 18-ий по Зісланні Святого Духа.</w:t>
      </w:r>
    </w:p>
    <w:p w:rsidR="00000000" w:rsidDel="00000000" w:rsidP="00000000" w:rsidRDefault="00000000" w:rsidRPr="00000000" w14:paraId="00000A5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і славного апостола Томи.</w:t>
      </w:r>
    </w:p>
    <w:p w:rsidR="00000000" w:rsidDel="00000000" w:rsidP="00000000" w:rsidRDefault="00000000" w:rsidRPr="00000000" w14:paraId="00000A5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ап., Слава: ап., І нині: богородичний-догмат за гласом наславника. Прокімен дня і три читання ап.: 1 Йо. 1:1-8, Як. 1:1-12, Юди. 1:1-25. Стиховня ап., зі своїми приспівами, Сл.: ап., І нині: богородичний з неділ. стиховні за гласом наславника. Тропар ап., Слава, І нині: богородичний з неділ. за гласом тропаря ап. Відпуст великий з поминанням тільки служби ап.</w:t>
      </w:r>
    </w:p>
    <w:p w:rsidR="00000000" w:rsidDel="00000000" w:rsidP="00000000" w:rsidRDefault="00000000" w:rsidRPr="00000000" w14:paraId="00000A5C">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5D">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ап. (2), Слава, І нині: богородичний з недільних, за гласом тропаря ап. Катизма чергова з сідальними ап., також полієлей з величаннями. Степенна 4-го гласу, перший антифон. Прокімен, Єв. – Йо. 67 зач.; 21, 15-25. Пс. 50, і стихира ап. Канон Богородиці і ап.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 </w:t>
      </w:r>
    </w:p>
    <w:p w:rsidR="00000000" w:rsidDel="00000000" w:rsidP="00000000" w:rsidRDefault="00000000" w:rsidRPr="00000000" w14:paraId="00000A5E">
      <w:pPr>
        <w:spacing w:line="301"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5F">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ап. </w:t>
      </w:r>
    </w:p>
    <w:p w:rsidR="00000000" w:rsidDel="00000000" w:rsidP="00000000" w:rsidRDefault="00000000" w:rsidRPr="00000000" w14:paraId="00000A60">
      <w:pPr>
        <w:spacing w:line="301"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61">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ап.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Еф. 227 зач.; 4, 25-32. Єв. – Лк. 10 зач.; 3, 19-22.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Кор. 131 зач.; 4, 9-16. Єв. – Ів. 65 зач.; 20, 19-31.</w:t>
        <w:br w:type="textWrapping"/>
        <w:br w:type="textWrapping"/>
      </w:r>
    </w:p>
    <w:p w:rsidR="00000000" w:rsidDel="00000000" w:rsidP="00000000" w:rsidRDefault="00000000" w:rsidRPr="00000000" w14:paraId="00000A62">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A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Святих мучеників Сергія і Вакха. </w:t>
      </w:r>
    </w:p>
    <w:p w:rsidR="00000000" w:rsidDel="00000000" w:rsidP="00000000" w:rsidRDefault="00000000" w:rsidRPr="00000000" w14:paraId="00000A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A6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A6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A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230 зач.; 5, 20-26. Єв. – Лк. 11 зач.; 3, 23 – 4, 1.</w:t>
      </w:r>
    </w:p>
    <w:p w:rsidR="00000000" w:rsidDel="00000000" w:rsidP="00000000" w:rsidRDefault="00000000" w:rsidRPr="00000000" w14:paraId="00000A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A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A6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Преподобної матері нашої Пелагії.</w:t>
      </w:r>
    </w:p>
    <w:p w:rsidR="00000000" w:rsidDel="00000000" w:rsidP="00000000" w:rsidRDefault="00000000" w:rsidRPr="00000000" w14:paraId="00000A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A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A6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A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231 зач.; 5, 25-33. Єв. – Лк. 12 зач.; 4, 1-15.</w:t>
      </w:r>
    </w:p>
    <w:p w:rsidR="00000000" w:rsidDel="00000000" w:rsidP="00000000" w:rsidRDefault="00000000" w:rsidRPr="00000000" w14:paraId="00000A7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7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A7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Святого апостола Якова Алфеєвого.</w:t>
      </w:r>
    </w:p>
    <w:p w:rsidR="00000000" w:rsidDel="00000000" w:rsidP="00000000" w:rsidRDefault="00000000" w:rsidRPr="00000000" w14:paraId="00000A7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Андроніка і дружини його Атанасії. </w:t>
      </w:r>
    </w:p>
    <w:p w:rsidR="00000000" w:rsidDel="00000000" w:rsidP="00000000" w:rsidRDefault="00000000" w:rsidRPr="00000000" w14:paraId="00000A7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ап., Слава: ап., І нині: богородичний-догмат за гласом наславника. Прокімен дня і три читання: 1 Ів. 1:1-8, Як. 1:1-12, Юди. 1:1-25.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A7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ап. (2),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 Ів. 67 зач.; 21, 15-25. Пс. 50, і стихира ап. Канон Богородиці і ап. По 3-ій пісні – сідальний ап. По 6-ій – кондак-ікос ап. По 9-ій – світильний ап. Хвалитних стихир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A7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і кондак ап.</w:t>
      </w:r>
    </w:p>
    <w:p w:rsidR="00000000" w:rsidDel="00000000" w:rsidP="00000000" w:rsidRDefault="00000000" w:rsidRPr="00000000" w14:paraId="00000A7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ап. Апостол і Євангеліє: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Еф. 232 зач.; 5, 33 – 6, 9. Єв. – Лк. 13 зач.; 4, 16-22.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Кор. 131 зач.; 4, 9-16. Єв. – Лк. 51 зач.; 10, 16-21.</w:t>
        <w:br w:type="textWrapping"/>
      </w:r>
    </w:p>
    <w:p w:rsidR="00000000" w:rsidDel="00000000" w:rsidP="00000000" w:rsidRDefault="00000000" w:rsidRPr="00000000" w14:paraId="00000A79">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7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A7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Святих мучеників Євлампія і Євлампії. </w:t>
      </w:r>
    </w:p>
    <w:p w:rsidR="00000000" w:rsidDel="00000000" w:rsidP="00000000" w:rsidRDefault="00000000" w:rsidRPr="00000000" w14:paraId="00000A7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A7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A7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A7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234 зач.; 6, 18-24. Єв. – Лк. 14 зач.; 4, 22-30.</w:t>
      </w:r>
    </w:p>
    <w:p w:rsidR="00000000" w:rsidDel="00000000" w:rsidP="00000000" w:rsidRDefault="00000000" w:rsidRPr="00000000" w14:paraId="00000A80">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1">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A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Святого апостола Филипа, одного із семи дияконів. Преподобного Теофана Начертанного, єпископа Нікейського і творця канонів. </w:t>
      </w:r>
    </w:p>
    <w:p w:rsidR="00000000" w:rsidDel="00000000" w:rsidP="00000000" w:rsidRDefault="00000000" w:rsidRPr="00000000" w14:paraId="00000A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ап. і 3 прп., Сл.: ап., І нині: богородичний-догмат 8-го гласу. Прокімен дня. Стиховня Октоїха. По «Отче наш»: тропар ап., Сл.: прп., І нині: богород. воскресний за гласом тропаря прп. Відпуст великий з поминанням цілого тижня, ап. та прп. </w:t>
      </w:r>
    </w:p>
    <w:p w:rsidR="00000000" w:rsidDel="00000000" w:rsidP="00000000" w:rsidRDefault="00000000" w:rsidRPr="00000000" w14:paraId="00000A8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8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ап. (2), Сл.: прп., І нині: богород. воскресний за гласом тропаря прп. Катизми чергові, сідальні Октоїха. Канон Октоїха, ап. та прп. По 9-ій пісні – світильний Октоїха, ап., Сл.: світил. прп., І нині: богородичний. Стиховня Октоїха. По «Отче наш»: тропар ап., Сл.: прп., І нині: богород. відпустовий за гласом тропаря прп. і за днем тижня. Відпуст великий з поминанням цілого тижня, ап. та прп. </w:t>
      </w:r>
    </w:p>
    <w:p w:rsidR="00000000" w:rsidDel="00000000" w:rsidP="00000000" w:rsidRDefault="00000000" w:rsidRPr="00000000" w14:paraId="00000A8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8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 ап. та 9-му – прп. </w:t>
      </w:r>
    </w:p>
    <w:p w:rsidR="00000000" w:rsidDel="00000000" w:rsidP="00000000" w:rsidRDefault="00000000" w:rsidRPr="00000000" w14:paraId="00000A8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8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162 зач.; 15, 39-45. Єв. – Лк. 15 зач.; 4, 31-36.</w:t>
      </w:r>
    </w:p>
    <w:p w:rsidR="00000000" w:rsidDel="00000000" w:rsidP="00000000" w:rsidRDefault="00000000" w:rsidRPr="00000000" w14:paraId="00000A8B">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A8E">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12 </w:t>
      </w:r>
      <w:r w:rsidDel="00000000" w:rsidR="00000000" w:rsidRPr="00000000">
        <w:rPr>
          <w:rFonts w:ascii="Times New Roman" w:cs="Times New Roman" w:eastAsia="Times New Roman" w:hAnsi="Times New Roman"/>
          <w:i w:val="1"/>
          <w:color w:val="ff0000"/>
          <w:rtl w:val="0"/>
        </w:rPr>
        <w:t xml:space="preserve">Неділя 18-та по Зісланні Святого Духа. Святих Отців Сьомого Вселенського Собору. Глас 1. Єв. 7.</w:t>
      </w:r>
    </w:p>
    <w:p w:rsidR="00000000" w:rsidDel="00000000" w:rsidP="00000000" w:rsidRDefault="00000000" w:rsidRPr="00000000" w14:paraId="00000A8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Прова, Тараха й Андроніка. Преподобного отця нашого Косми Святоградця, єпископа Маюмського і творця канонів. Пам’ять святого отця нашого Мартина Милостивого, єпископа Турського. </w:t>
      </w:r>
    </w:p>
    <w:p w:rsidR="00000000" w:rsidDel="00000000" w:rsidP="00000000" w:rsidRDefault="00000000" w:rsidRPr="00000000" w14:paraId="00000A9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і 6 Отців, Слава: Отців, Інині: богородичний-догмат 1-го гласу. Три читання: Буття 14:14-20, Второзакон. 1:8-11.15-17, Второзакон. 10:14-21. Стиховня воскресна, Слава: Отців, І нині: богородичний з недільної стиховні за гласом Отців. Тропар воскресний, Слава: Отців, І нині: богородичний недільний за гласом тропаря Отців. Відпуст великий з поминанням недільним і Отців.</w:t>
      </w:r>
    </w:p>
    <w:p w:rsidR="00000000" w:rsidDel="00000000" w:rsidP="00000000" w:rsidRDefault="00000000" w:rsidRPr="00000000" w14:paraId="00000A9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9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Отців, І нині: богородичний з недільних за гласом тропаря Отців. Катизми чергові, сідальні воскресні. Полієлей і «Ангельський собор», мала єктенія з виголосом «Бо благословиться» й іпакой 1-го гласу. Єв. – Ів. 63 зач.; 20, 1-10. Все інше до канону – неділі. Канон воскресний, хрестовоскресний, Богородиці і Отців. По 3-ій пісні – кондак-ікос воскресні, сідальний Отців. По 6-ій – кондак-ікос Отців. По 9-ій – світильний недільний, Слава: світильний Отців, І нині: богородичний світильного Отців. Хвалитних стихир – 8: 4 воскресних і 4 Отців (з приспівами «Благословен єси, Господи, Боже отців наших, і хвальне, і прославлене ім’я Твоє на віки » і «Зберіть Йому преподобних Його»). Слава: Отців, І нині: «Преблагословенна». По великому славослов’ї – тропар недільний «Сьогодні спасіння світу». Відпуст великий з поминанням служби недільної і Отців. По відпусті – Слава, І нині: стихира євангельська.</w:t>
      </w:r>
    </w:p>
    <w:p w:rsidR="00000000" w:rsidDel="00000000" w:rsidP="00000000" w:rsidRDefault="00000000" w:rsidRPr="00000000" w14:paraId="00000A93">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A9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часах: тропар воскресний, також Слава: Отців, кондаки: на 1-му і 6-му – воскресний, на 3-му і 9-му – Отців.</w:t>
      </w:r>
    </w:p>
    <w:p w:rsidR="00000000" w:rsidDel="00000000" w:rsidP="00000000" w:rsidRDefault="00000000" w:rsidRPr="00000000" w14:paraId="00000A95">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A9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і Отців, також кондак воскресний, Слава: Отців, І нині: богородичний за гласом наславника. Прокімен, апостол, алилуя, євангелія і причасний – спочатку неділі, а після – Отців.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2 Кор. 188 зач.; 9, 6-11. Єв. – Лк. 17 зач.; 5, 1-11. </w:t>
      </w:r>
      <w:r w:rsidDel="00000000" w:rsidR="00000000" w:rsidRPr="00000000">
        <w:rPr>
          <w:rFonts w:ascii="Times New Roman" w:cs="Times New Roman" w:eastAsia="Times New Roman" w:hAnsi="Times New Roman"/>
          <w:i w:val="1"/>
          <w:color w:val="ff0000"/>
          <w:rtl w:val="0"/>
        </w:rPr>
        <w:t xml:space="preserve">Отців:</w:t>
      </w:r>
      <w:r w:rsidDel="00000000" w:rsidR="00000000" w:rsidRPr="00000000">
        <w:rPr>
          <w:rFonts w:ascii="Times New Roman" w:cs="Times New Roman" w:eastAsia="Times New Roman" w:hAnsi="Times New Roman"/>
          <w:color w:val="ff0000"/>
          <w:rtl w:val="0"/>
        </w:rPr>
        <w:t xml:space="preserve"> Ап. – Євр. 334 зач.; 13, 7-16. Єв. – Ів. 56 зач.; 17, 1-13.</w:t>
        <w:br w:type="textWrapping"/>
      </w:r>
    </w:p>
    <w:p w:rsidR="00000000" w:rsidDel="00000000" w:rsidP="00000000" w:rsidRDefault="00000000" w:rsidRPr="00000000" w14:paraId="00000A97">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A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Тиждень 19-ий по Зісланні Святого Духа.</w:t>
      </w:r>
    </w:p>
    <w:p w:rsidR="00000000" w:rsidDel="00000000" w:rsidP="00000000" w:rsidRDefault="00000000" w:rsidRPr="00000000" w14:paraId="00000A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Карпа, Папили й Агатоніки. </w:t>
      </w:r>
    </w:p>
    <w:p w:rsidR="00000000" w:rsidDel="00000000" w:rsidP="00000000" w:rsidRDefault="00000000" w:rsidRPr="00000000" w14:paraId="00000A9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A9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A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A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235 зач.; 1, 1-7. Єв. – Лк. 16 зач.; 4, 37-44.</w:t>
      </w:r>
    </w:p>
    <w:p w:rsidR="00000000" w:rsidDel="00000000" w:rsidP="00000000" w:rsidRDefault="00000000" w:rsidRPr="00000000" w14:paraId="00000AA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A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Святих мучеників Назарія, Гервасія, Протасія й Келсія. </w:t>
      </w:r>
    </w:p>
    <w:p w:rsidR="00000000" w:rsidDel="00000000" w:rsidP="00000000" w:rsidRDefault="00000000" w:rsidRPr="00000000" w14:paraId="00000A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Преподобної матері нашої Параскеви Терновської.</w:t>
      </w:r>
    </w:p>
    <w:p w:rsidR="00000000" w:rsidDel="00000000" w:rsidP="00000000" w:rsidRDefault="00000000" w:rsidRPr="00000000" w14:paraId="00000AA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Блаженного священномученика Романа Лиска, пресвітера. </w:t>
      </w:r>
    </w:p>
    <w:p w:rsidR="00000000" w:rsidDel="00000000" w:rsidP="00000000" w:rsidRDefault="00000000" w:rsidRPr="00000000" w14:paraId="00000A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3 прп., Сл., І нині: богородичний.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 </w:t>
      </w:r>
    </w:p>
    <w:p w:rsidR="00000000" w:rsidDel="00000000" w:rsidP="00000000" w:rsidRDefault="00000000" w:rsidRPr="00000000" w14:paraId="00000A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богородичний. Стиховня Октоїха. По «Отче наш»: тропар мчч., Сл.: прп., І нині: богород. за гласом тропаря прп. і за днем тижня. Відпуст середній з помин. мчч. і прп. </w:t>
      </w:r>
    </w:p>
    <w:p w:rsidR="00000000" w:rsidDel="00000000" w:rsidP="00000000" w:rsidRDefault="00000000" w:rsidRPr="00000000" w14:paraId="00000A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мчч. та 9-му – прп. </w:t>
      </w:r>
    </w:p>
    <w:p w:rsidR="00000000" w:rsidDel="00000000" w:rsidP="00000000" w:rsidRDefault="00000000" w:rsidRPr="00000000" w14:paraId="00000A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Флп. 236 зач.; 1, 8-14. Єв. – Лк. 18 зач.; 5, 12-16.</w:t>
      </w:r>
    </w:p>
    <w:p w:rsidR="00000000" w:rsidDel="00000000" w:rsidP="00000000" w:rsidRDefault="00000000" w:rsidRPr="00000000" w14:paraId="00000AA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A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Преподобного отця нашого Євтимія Нового. </w:t>
      </w:r>
    </w:p>
    <w:p w:rsidR="00000000" w:rsidDel="00000000" w:rsidP="00000000" w:rsidRDefault="00000000" w:rsidRPr="00000000" w14:paraId="00000A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преподобномученика Лук’яна, пресвітера Великої Антіохії. </w:t>
      </w:r>
    </w:p>
    <w:p w:rsidR="00000000" w:rsidDel="00000000" w:rsidP="00000000" w:rsidRDefault="00000000" w:rsidRPr="00000000" w14:paraId="00000A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 3 прпмч., Сл., І нині: богородичний. Прокімен дня. Стиховня Октоїха. По «Отче наш»: тропар прп., Сл.: прпмч., І нині: богород. відпустовий за гласом тропаря прпмч. і за днем тижня. Відпуст середній з помин. прп. і прпмч. </w:t>
      </w:r>
    </w:p>
    <w:p w:rsidR="00000000" w:rsidDel="00000000" w:rsidP="00000000" w:rsidRDefault="00000000" w:rsidRPr="00000000" w14:paraId="00000A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прпмч., І нині: богород. відпустовий за гласом тропаря прпмч. Катизми чергові, сідальні Октоїха. Канон Октоїха, прп. і прпмч. На 9-ій пісні – «Чеснішу від херувимів». По 9-ій – світильний Октоїха, прп., Сл.: прпмч., І нині: богородичний. Стиховня Октоїха. По «Отче наш»: тропар прп., Сл.: прпмч., І нині: богород. за гласом тропаря прпмч. і за днем тижня. Відпуст середній з помин. прп. і прпмч. </w:t>
      </w:r>
    </w:p>
    <w:p w:rsidR="00000000" w:rsidDel="00000000" w:rsidP="00000000" w:rsidRDefault="00000000" w:rsidRPr="00000000" w14:paraId="00000A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прп. та 9-му – прпмч. </w:t>
      </w:r>
    </w:p>
    <w:p w:rsidR="00000000" w:rsidDel="00000000" w:rsidP="00000000" w:rsidRDefault="00000000" w:rsidRPr="00000000" w14:paraId="00000A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Флп. 237 зач.; 1, 12-20. Єв. – Лк. 21 зач.; 5, 33-39.</w:t>
      </w:r>
    </w:p>
    <w:p w:rsidR="00000000" w:rsidDel="00000000" w:rsidP="00000000" w:rsidRDefault="00000000" w:rsidRPr="00000000" w14:paraId="00000A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AB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Святого мученика Лонгина, сотника. </w:t>
      </w:r>
    </w:p>
    <w:p w:rsidR="00000000" w:rsidDel="00000000" w:rsidP="00000000" w:rsidRDefault="00000000" w:rsidRPr="00000000" w14:paraId="00000AB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AB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A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AB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238 зач.; 1, 20-27. Єв. – Лк. 23 зач.; 6, 12-19.</w:t>
      </w:r>
    </w:p>
    <w:p w:rsidR="00000000" w:rsidDel="00000000" w:rsidP="00000000" w:rsidRDefault="00000000" w:rsidRPr="00000000" w14:paraId="00000A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AB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Святого пророка Осії. Святого преподобномученика Андрія Критського.  </w:t>
      </w:r>
    </w:p>
    <w:p w:rsidR="00000000" w:rsidDel="00000000" w:rsidP="00000000" w:rsidRDefault="00000000" w:rsidRPr="00000000" w14:paraId="00000AB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прор., 3 прп., Сл., І нині: богородичний. Прокімен дня. Стиховня Октоїха. По «Отче наш»: тропар прор., Сл.: прп., І нині: богород. відпустовий за гласом тропаря прп. і за днем тижня. Відпуст середній з помин. прор. і прп. </w:t>
      </w:r>
    </w:p>
    <w:p w:rsidR="00000000" w:rsidDel="00000000" w:rsidP="00000000" w:rsidRDefault="00000000" w:rsidRPr="00000000" w14:paraId="00000AB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прор. і прп. На 9-ій пісні – «Чеснішу від херувимів». По 9-ій – світильний Октоїха, прор., Сл.: прп., І нині: богородичний. Стиховня Октоїха. По «Отче наш»: тропар прор., Сл.: прп., І нині: богород. за гласом тропаря прп. і за днем тижня. Відпуст середній з помин. прор. і прп. </w:t>
      </w:r>
    </w:p>
    <w:p w:rsidR="00000000" w:rsidDel="00000000" w:rsidP="00000000" w:rsidRDefault="00000000" w:rsidRPr="00000000" w14:paraId="00000AB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прор. та 9-му – прп. </w:t>
      </w:r>
    </w:p>
    <w:p w:rsidR="00000000" w:rsidDel="00000000" w:rsidP="00000000" w:rsidRDefault="00000000" w:rsidRPr="00000000" w14:paraId="00000AC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Флп. 239 зач.; 1, 27 – 2, 4. Єв. – Лк. 24 зач.; 6, 17-23.</w:t>
      </w:r>
    </w:p>
    <w:p w:rsidR="00000000" w:rsidDel="00000000" w:rsidP="00000000" w:rsidRDefault="00000000" w:rsidRPr="00000000" w14:paraId="00000AC1">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AC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18 🕂 Святого апостола і євангелиста Луки.</w:t>
      </w:r>
    </w:p>
    <w:p w:rsidR="00000000" w:rsidDel="00000000" w:rsidP="00000000" w:rsidRDefault="00000000" w:rsidRPr="00000000" w14:paraId="00000AC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ап., Сл.: ап., І нині: богородичний-догмат 1-го гласу. Прокімен дня і три читання: 1 Ів. 4, 20-5, 5; 1 Ів. 3, 21-4, 6; 1 Ів. 4, 9-16. Стиховня ап. По “Отче наш” тропар ап., Сл., І нині: богород. з воскрес. за гл. тропар ап. Відпуст великий з помин. ап.</w:t>
      </w:r>
    </w:p>
    <w:p w:rsidR="00000000" w:rsidDel="00000000" w:rsidP="00000000" w:rsidRDefault="00000000" w:rsidRPr="00000000" w14:paraId="00000AC6">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ап. (2), Сл, І нині: богород. з неділ. за голосом тропар ап. Катизми черг., сідал. ап. Полієлей з Величанням, сідал. ап. Степенна 4-го гл. “Від  юности  моєї”. Прокімен ап., Єв.  Ів. зач. 67; 21, 15-25, стихира ап. Канон Богородиці (“Немокрими ногами”, або “Море перейшовши”) та ап. Катавасія “Відкрию уста мої” . По 3-ій – сідал. ап. По 6-ій – конд.-ікос ап. По 9-ій – світил. ап. Хвалитні 4, всі ап., Сл.: ап., І нині: богород., за  голосом Сл. По вел. славослов’ї – тропар ап., Сл., І нині: богород. з неділ. за голосом тропар ап. Відпуст великий, як на Вечірні.</w:t>
      </w:r>
    </w:p>
    <w:p w:rsidR="00000000" w:rsidDel="00000000" w:rsidP="00000000" w:rsidRDefault="00000000" w:rsidRPr="00000000" w14:paraId="00000AC7">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і конд. ап.</w:t>
      </w:r>
    </w:p>
    <w:p w:rsidR="00000000" w:rsidDel="00000000" w:rsidP="00000000" w:rsidRDefault="00000000" w:rsidRPr="00000000" w14:paraId="00000AC8">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вся Служба - ап. Ап. і Єв. – дня і ап.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Кор. 164 зач.; 15, 58 – 16, 3. Єв. – Лк. 19 зач.; 5, 17-26.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Кол. 260 зач.; 4, 5-9; 14; 18. Єв. – Лк. 51 зач.; 10, 16-21.</w:t>
      </w:r>
    </w:p>
    <w:p w:rsidR="00000000" w:rsidDel="00000000" w:rsidP="00000000" w:rsidRDefault="00000000" w:rsidRPr="00000000" w14:paraId="00000AC9">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CA">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C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AC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19 </w:t>
      </w:r>
      <w:r w:rsidDel="00000000" w:rsidR="00000000" w:rsidRPr="00000000">
        <w:rPr>
          <w:rFonts w:ascii="Times New Roman" w:cs="Times New Roman" w:eastAsia="Times New Roman" w:hAnsi="Times New Roman"/>
          <w:i w:val="1"/>
          <w:color w:val="ff0000"/>
          <w:rtl w:val="0"/>
        </w:rPr>
        <w:t xml:space="preserve">Неділя 19-та по Зісланні Святого Духа. Глас 2. Єв. 8.</w:t>
      </w:r>
    </w:p>
    <w:p w:rsidR="00000000" w:rsidDel="00000000" w:rsidP="00000000" w:rsidRDefault="00000000" w:rsidRPr="00000000" w14:paraId="00000AC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пророка Йоїла. Святого мученика Уара.  </w:t>
      </w:r>
    </w:p>
    <w:p w:rsidR="00000000" w:rsidDel="00000000" w:rsidP="00000000" w:rsidRDefault="00000000" w:rsidRPr="00000000" w14:paraId="00000AC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Преподобного отця нашого Івана Рильського. </w:t>
      </w:r>
    </w:p>
    <w:p w:rsidR="00000000" w:rsidDel="00000000" w:rsidP="00000000" w:rsidRDefault="00000000" w:rsidRPr="00000000" w14:paraId="00000AC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3 прор. і 3 мч., Сл.: прор., І нині: богородичний-догмат 2-го гласу. Прокімен дня. Стиховня воскресна. По «Отче наш» – тропар воскресний і прор., Сл.: мч., І нині: богород. воскресний за гласом «Слава». Відпуст великий воскресний, з помин. прор. і мч.</w:t>
      </w:r>
    </w:p>
    <w:p w:rsidR="00000000" w:rsidDel="00000000" w:rsidP="00000000" w:rsidRDefault="00000000" w:rsidRPr="00000000" w14:paraId="00000AD0">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D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і прор., Сл.: мч., І нині: богород. воскресний за гласом «Слава». Катизми чергові, сідал. воскресні. Полієлей. «Ангельський собор», іпакой, степенна та прокімен 2-го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Ів. 64 зач.; 20, 11-18. «Воскресіння Христове». Пс. 50. Стихира недільна. Канон воскресний, хрестовоскресний, прор. і мч. Катавасія чергова: «Відкрию уста мої». По 3-ій пісні – кондак і сідальний прор., Сл.: мч., І нині: богород. По 6-ій – кондак-ікос воскресний. На 9-ій пісні – «Чеснішу від херувимів». По 9-ій пісні – «Свят Господь Бог наш» і світильний воскресний, Сл.: прор.,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прор. і мч. </w:t>
      </w:r>
    </w:p>
    <w:p w:rsidR="00000000" w:rsidDel="00000000" w:rsidP="00000000" w:rsidRDefault="00000000" w:rsidRPr="00000000" w14:paraId="00000AD2">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D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 тропар прор., і 9-му - тропар мч.; на 6-му – храму. Кондаки: на 1-му – воскресний, на 3-му - – прор., на 9-му - мч., на 6-му храму. </w:t>
      </w:r>
    </w:p>
    <w:p w:rsidR="00000000" w:rsidDel="00000000" w:rsidP="00000000" w:rsidRDefault="00000000" w:rsidRPr="00000000" w14:paraId="00000AD4">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D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2 Кор. 194 зач.; 11, 31 – 12, 9. Єв. – Лк. 26 зач.; 6, 31-36. Причасний «Хваліте».</w:t>
      </w:r>
    </w:p>
    <w:p w:rsidR="00000000" w:rsidDel="00000000" w:rsidP="00000000" w:rsidRDefault="00000000" w:rsidRPr="00000000" w14:paraId="00000AD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A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A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Тиждень 20-ий по Зісланні Святого Духа.</w:t>
      </w:r>
    </w:p>
    <w:p w:rsidR="00000000" w:rsidDel="00000000" w:rsidP="00000000" w:rsidRDefault="00000000" w:rsidRPr="00000000" w14:paraId="00000A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великомученика Артемія. </w:t>
      </w:r>
    </w:p>
    <w:p w:rsidR="00000000" w:rsidDel="00000000" w:rsidP="00000000" w:rsidRDefault="00000000" w:rsidRPr="00000000" w14:paraId="00000A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влкмч., Сл.: влкмч.,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 </w:t>
      </w:r>
    </w:p>
    <w:p w:rsidR="00000000" w:rsidDel="00000000" w:rsidP="00000000" w:rsidRDefault="00000000" w:rsidRPr="00000000" w14:paraId="00000AD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 </w:t>
      </w:r>
    </w:p>
    <w:p w:rsidR="00000000" w:rsidDel="00000000" w:rsidP="00000000" w:rsidRDefault="00000000" w:rsidRPr="00000000" w14:paraId="00000AD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 </w:t>
      </w:r>
    </w:p>
    <w:p w:rsidR="00000000" w:rsidDel="00000000" w:rsidP="00000000" w:rsidRDefault="00000000" w:rsidRPr="00000000" w14:paraId="00000A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241 зач.; 2, 12-16. Єв. – Лк. 25 зач.; 6, 24-30.</w:t>
      </w:r>
    </w:p>
    <w:p w:rsidR="00000000" w:rsidDel="00000000" w:rsidP="00000000" w:rsidRDefault="00000000" w:rsidRPr="00000000" w14:paraId="00000A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E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A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 Преподобного отця нашого Іларіона Великого. </w:t>
      </w:r>
    </w:p>
    <w:p w:rsidR="00000000" w:rsidDel="00000000" w:rsidP="00000000" w:rsidRDefault="00000000" w:rsidRPr="00000000" w14:paraId="00000A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прп., Сл.: прп.,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AE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AE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A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242 зач.; 2, 16-23. Єв. – Лк. 27 зач.; 6, 37-45.</w:t>
      </w:r>
    </w:p>
    <w:p w:rsidR="00000000" w:rsidDel="00000000" w:rsidP="00000000" w:rsidRDefault="00000000" w:rsidRPr="00000000" w14:paraId="00000AE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E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A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отця нашого Івана Павла ІІ, папи.</w:t>
      </w:r>
    </w:p>
    <w:p w:rsidR="00000000" w:rsidDel="00000000" w:rsidP="00000000" w:rsidRDefault="00000000" w:rsidRPr="00000000" w14:paraId="00000A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рівноапостольного Аверкія, єпископа Єрапольського, чудотворця. Святих сімох отроків, що в Ефесі.  </w:t>
      </w:r>
    </w:p>
    <w:p w:rsidR="00000000" w:rsidDel="00000000" w:rsidP="00000000" w:rsidRDefault="00000000" w:rsidRPr="00000000" w14:paraId="00000A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 3 мчч., Сл., І нині: богородичний. Прокімен дня. Стиховня Октоїха. По «Отче наш»: тропар св., Сл.: мчч., І нині: богород. відпустовий за гласом тропаря мчч. і за днем тижня. Відпуст середній з помин. св. і мчч. </w:t>
      </w:r>
    </w:p>
    <w:p w:rsidR="00000000" w:rsidDel="00000000" w:rsidP="00000000" w:rsidRDefault="00000000" w:rsidRPr="00000000" w14:paraId="00000A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мчч., І нині: богород. відпустовий за гласом тропаря мчч. Катизми чергові, сідальні Октоїха. Канон Октоїха, св. і мчч. На 9-ій пісні – «Чеснішу від херувимів». По 9-ій – світильний Октоїха, св., Сл.: мчч., І нині: богородичний. Стиховня Октоїха. По «Отче наш»: тропар св., Сл.: мчч., І нині: богород. за гласом тропаря мчч. і за днем тижня. Відпуст середній з помин. св. і мчч. </w:t>
      </w:r>
    </w:p>
    <w:p w:rsidR="00000000" w:rsidDel="00000000" w:rsidP="00000000" w:rsidRDefault="00000000" w:rsidRPr="00000000" w14:paraId="00000AE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 та 9-му – мчч.</w:t>
      </w:r>
    </w:p>
    <w:p w:rsidR="00000000" w:rsidDel="00000000" w:rsidP="00000000" w:rsidRDefault="00000000" w:rsidRPr="00000000" w14:paraId="00000AE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Флп. 243 зач.; 2, 24-30. Єв. – Лк. 28 зач.; 6, 46 – 7, 1.</w:t>
        <w:br w:type="textWrapping"/>
      </w:r>
    </w:p>
    <w:p w:rsidR="00000000" w:rsidDel="00000000" w:rsidP="00000000" w:rsidRDefault="00000000" w:rsidRPr="00000000" w14:paraId="00000AE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A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 Святого апостола Якова, брата Господнього.</w:t>
      </w:r>
    </w:p>
    <w:p w:rsidR="00000000" w:rsidDel="00000000" w:rsidP="00000000" w:rsidRDefault="00000000" w:rsidRPr="00000000" w14:paraId="00000A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ап., Сл., І нині: хрестобогород. Прокімен дня. Стиховня Октоїха. По «Отче наш»: тропар ап., Сл., І нині: богород. відпустовий за гласом тропаря ап. і за днем тижня.</w:t>
      </w:r>
    </w:p>
    <w:p w:rsidR="00000000" w:rsidDel="00000000" w:rsidP="00000000" w:rsidRDefault="00000000" w:rsidRPr="00000000" w14:paraId="00000A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 (2),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w:t>
      </w:r>
    </w:p>
    <w:p w:rsidR="00000000" w:rsidDel="00000000" w:rsidP="00000000" w:rsidRDefault="00000000" w:rsidRPr="00000000" w14:paraId="00000A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w:t>
      </w:r>
    </w:p>
    <w:p w:rsidR="00000000" w:rsidDel="00000000" w:rsidP="00000000" w:rsidRDefault="00000000" w:rsidRPr="00000000" w14:paraId="00000A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244 зач.; 3, 1-8. Єв. – Лк. 31 зач.; 7, 17-30.</w:t>
      </w:r>
    </w:p>
    <w:p w:rsidR="00000000" w:rsidDel="00000000" w:rsidP="00000000" w:rsidRDefault="00000000" w:rsidRPr="00000000" w14:paraId="00000AF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F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AF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Святого мученика Арети і тих, що з ним. </w:t>
      </w:r>
    </w:p>
    <w:p w:rsidR="00000000" w:rsidDel="00000000" w:rsidP="00000000" w:rsidRDefault="00000000" w:rsidRPr="00000000" w14:paraId="00000AF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AF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AF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AF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245 зач.; 3, 8-19. Єв. – Лк. 32 зач.; 7, 31-35.</w:t>
      </w:r>
    </w:p>
    <w:p w:rsidR="00000000" w:rsidDel="00000000" w:rsidP="00000000" w:rsidRDefault="00000000" w:rsidRPr="00000000" w14:paraId="00000AF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B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Святих мучеників і нотарів Маркіяна й Мартирія. </w:t>
      </w:r>
    </w:p>
    <w:p w:rsidR="00000000" w:rsidDel="00000000" w:rsidP="00000000" w:rsidRDefault="00000000" w:rsidRPr="00000000" w14:paraId="00000B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і 3 Октоїха, Сл., І нині: богородичний-догмат 2-го гласу. Прокімен дня. Стиховня Октоїха. По «Отче наш»: тропар мчч., Сл., І нині: богородичний воскресний за гласом тропаря мчч. Відпуст великий з помин. цілого тижня і мчч. </w:t>
      </w:r>
    </w:p>
    <w:p w:rsidR="00000000" w:rsidDel="00000000" w:rsidP="00000000" w:rsidRDefault="00000000" w:rsidRPr="00000000" w14:paraId="00000B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(2), Сл., І нині: богородичний воскресний за гласом тропаря мчч. Катизми чергові, сідальні Октоїха. Пс. 50. Канон: якщо Господній або Богородичний храм, то – канон храму, мчч. та Октоїха. Якщо храм святого, то канон мчч., храмового святого та Октоїха. По 9-ій пісні – світильний Октоїха, Сл.: мчч., І нині: його богородичний. Стиховня Октоїха. По «Отче наш»: тропар мчч., Сл., І нині: богородичний відпустовий за гласом тропаря мчч. і за днем тижня. Відпуст великий з поминанням усього тижня і мчч. </w:t>
      </w:r>
    </w:p>
    <w:p w:rsidR="00000000" w:rsidDel="00000000" w:rsidP="00000000" w:rsidRDefault="00000000" w:rsidRPr="00000000" w14:paraId="00000B0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мчч. </w:t>
      </w:r>
    </w:p>
    <w:p w:rsidR="00000000" w:rsidDel="00000000" w:rsidP="00000000" w:rsidRDefault="00000000" w:rsidRPr="00000000" w14:paraId="00000B0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168 зач.; 1, 8-11. Єв. – Лк. 20 зач.; 5, 27-32. </w:t>
      </w:r>
    </w:p>
    <w:p w:rsidR="00000000" w:rsidDel="00000000" w:rsidP="00000000" w:rsidRDefault="00000000" w:rsidRPr="00000000" w14:paraId="00000B0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0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B09">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26 </w:t>
      </w:r>
      <w:r w:rsidDel="00000000" w:rsidR="00000000" w:rsidRPr="00000000">
        <w:rPr>
          <w:rFonts w:ascii="Times New Roman" w:cs="Times New Roman" w:eastAsia="Times New Roman" w:hAnsi="Times New Roman"/>
          <w:i w:val="1"/>
          <w:color w:val="ff0000"/>
          <w:rtl w:val="0"/>
        </w:rPr>
        <w:t xml:space="preserve">Неділя 20-та по Зісланні Святого Духа. Глас 3. Єв. 9.</w:t>
      </w:r>
    </w:p>
    <w:p w:rsidR="00000000" w:rsidDel="00000000" w:rsidP="00000000" w:rsidRDefault="00000000" w:rsidRPr="00000000" w14:paraId="00000B0A">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b w:val="1"/>
          <w:color w:val="ff0000"/>
          <w:rtl w:val="0"/>
        </w:rPr>
        <w:t xml:space="preserve">Святого і славного великомученика Димитрія Мироточця.</w:t>
      </w: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B0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влкмч., Слава: влкмч., І нині: богородичний-догмат 3-го гласу. Прокімен дня і три читання влкмч.: Іс. 63:15-19, 64:1-4,7-8. Єремії 2:2-12. Муд. 4:7-15. На Литії – стихира храму, відтак – стихири влкмч. Стиховня воскресна, Сл.: влкмч., І нині: богородичний з недільної стиховні за гласом «Слава». На благословенні хлібів: «Богородице Діво» (2) і тропар влкмч. (1). Відпуст великий недільний, з поминанням влкмч. </w:t>
      </w:r>
    </w:p>
    <w:p w:rsidR="00000000" w:rsidDel="00000000" w:rsidP="00000000" w:rsidRDefault="00000000" w:rsidRPr="00000000" w14:paraId="00000B0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влкмч., І нині: богородичний воскрес. за гласом «Слава». Катизми черг., сідал. воскрес., також Полієлей з величанням влкмч. (без «Сл., І нині. Алилуя, алилуя, алилуя. Слава Тобі, Боже») і одразу «Ангельський собор», іпакой воскресний, також 1-й і 2-й сідальний влкмч. без богородичних, Слава: 3-й сідальний влкмч., І нині: його богородичний. Степенна та прокімен 3-го гласу. Єв. – Ів. 65 зач.; 20, 19-31.</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«Воскресіння Христове». Пс. 50. Стихира недільна. Канон воскресний, Богородиці і влкмч. Катавасія чергова: По 3-ій пісні – кондак-ікос і сідальний влкмч. По 6-ій – кондак-ікос воскресний. На 9-ій пісні – «Чеснішу від херувимів». По 9-ій – «Свят Господь Бог наш» і світильний воскресний, Сл.: влкмч., І нині: богородичний воскресного світильного. На хвалитних – 8 стихир: 4 воскресних і 4 влкмч. з приспівами, поданими на стиховні вечірні, Сл.: стихира євангельська, І нині: «Преблагословенна». По вел. славослов’ї тропар “Сьогодні спасіння світу”. Відпуст великий недільний, з поминанням влкмч. </w:t>
      </w:r>
    </w:p>
    <w:p w:rsidR="00000000" w:rsidDel="00000000" w:rsidP="00000000" w:rsidRDefault="00000000" w:rsidRPr="00000000" w14:paraId="00000B0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влкмч.; кондаки – поперемінно, тобто: на 1-му і 6-му – воскресний, на 3-му і 9-му – влкмч. </w:t>
      </w:r>
    </w:p>
    <w:p w:rsidR="00000000" w:rsidDel="00000000" w:rsidP="00000000" w:rsidRDefault="00000000" w:rsidRPr="00000000" w14:paraId="00000B0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влкмч.; також кондак воскресний, Слава: влкмч., І нині: богородичний (або один зі свят богородичних за гласом наславника). Прокімен, апостол, алилуя, євангелія і причасний – спочатку неділі, а після – влкмч.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Гал. 200 зач.; 1, 11-19. Єв. – Лк. 30 зач.; 7, 11-16. </w:t>
      </w:r>
      <w:r w:rsidDel="00000000" w:rsidR="00000000" w:rsidRPr="00000000">
        <w:rPr>
          <w:rFonts w:ascii="Times New Roman" w:cs="Times New Roman" w:eastAsia="Times New Roman" w:hAnsi="Times New Roman"/>
          <w:i w:val="1"/>
          <w:color w:val="ff0000"/>
          <w:rtl w:val="0"/>
        </w:rPr>
        <w:t xml:space="preserve">Влкмч.:</w:t>
      </w:r>
      <w:r w:rsidDel="00000000" w:rsidR="00000000" w:rsidRPr="00000000">
        <w:rPr>
          <w:rFonts w:ascii="Times New Roman" w:cs="Times New Roman" w:eastAsia="Times New Roman" w:hAnsi="Times New Roman"/>
          <w:color w:val="ff0000"/>
          <w:rtl w:val="0"/>
        </w:rPr>
        <w:t xml:space="preserve"> Ап. – Тим. 292 зач.; 2, 1-10. Єв. – Ів. 52 зач.; 15, 17 – 16, 2.</w:t>
      </w:r>
    </w:p>
    <w:p w:rsidR="00000000" w:rsidDel="00000000" w:rsidP="00000000" w:rsidRDefault="00000000" w:rsidRPr="00000000" w14:paraId="00000B0F">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10">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1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B1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Тиждень 21-ий по Зісланні Святого Духа.</w:t>
      </w:r>
    </w:p>
    <w:p w:rsidR="00000000" w:rsidDel="00000000" w:rsidP="00000000" w:rsidRDefault="00000000" w:rsidRPr="00000000" w14:paraId="00000B1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Нестора. Святих мучениць Капетоліни і рабині її Єротиїди. </w:t>
      </w:r>
    </w:p>
    <w:p w:rsidR="00000000" w:rsidDel="00000000" w:rsidP="00000000" w:rsidRDefault="00000000" w:rsidRPr="00000000" w14:paraId="00000B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B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B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B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248 зач.; 4, 10-23. Єв. – Лк. 33 зач.; 7, 36-50.</w:t>
      </w:r>
    </w:p>
    <w:p w:rsidR="00000000" w:rsidDel="00000000" w:rsidP="00000000" w:rsidRDefault="00000000" w:rsidRPr="00000000" w14:paraId="00000B18">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9">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B1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 Святої мучениці Параскеви, що в Іконії, названої «П’ятниця».</w:t>
      </w:r>
    </w:p>
    <w:p w:rsidR="00000000" w:rsidDel="00000000" w:rsidP="00000000" w:rsidRDefault="00000000" w:rsidRPr="00000000" w14:paraId="00000B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Терентія й Неоніли. Преподобного отця нашого Стефана Саваїта, творця канонів. </w:t>
      </w:r>
    </w:p>
    <w:p w:rsidR="00000000" w:rsidDel="00000000" w:rsidP="00000000" w:rsidRDefault="00000000" w:rsidRPr="00000000" w14:paraId="00000B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(Терентія й Неоніли), 3 прп. (Стефана), Сл., І нині: богородичний.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 </w:t>
      </w:r>
    </w:p>
    <w:p w:rsidR="00000000" w:rsidDel="00000000" w:rsidP="00000000" w:rsidRDefault="00000000" w:rsidRPr="00000000" w14:paraId="00000B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богородичний. Стиховня Октоїха. По «Отче наш»: тропар мчч., Сл.: прп., І нині: богород. за гласом тропаря прп. і за днем тижня. Відпуст середній з помин. мчч. і прп. </w:t>
      </w:r>
    </w:p>
    <w:p w:rsidR="00000000" w:rsidDel="00000000" w:rsidP="00000000" w:rsidRDefault="00000000" w:rsidRPr="00000000" w14:paraId="00000B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мчч. та 9-му – прп. </w:t>
      </w:r>
    </w:p>
    <w:p w:rsidR="00000000" w:rsidDel="00000000" w:rsidP="00000000" w:rsidRDefault="00000000" w:rsidRPr="00000000" w14:paraId="00000B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249 зач.; 1, 1-2. 7-11. Єв. – Лк. 34 зач.; 8, 1-3.</w:t>
      </w:r>
    </w:p>
    <w:p w:rsidR="00000000" w:rsidDel="00000000" w:rsidP="00000000" w:rsidRDefault="00000000" w:rsidRPr="00000000" w14:paraId="00000B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B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B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Переставлення преподобного отця нашого Аврамія, архимандрита, Ростовського чудотворця. Святої преподобномучениці Анастасії Римлянки. Преподобного отця нашого Аврамія Затворника. </w:t>
      </w:r>
    </w:p>
    <w:p w:rsidR="00000000" w:rsidDel="00000000" w:rsidP="00000000" w:rsidRDefault="00000000" w:rsidRPr="00000000" w14:paraId="00000B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 3 прпмчц., Сл., І нині: богородичний. Прокімен дня. Стиховня Октоїха. По «Отче наш»: тропар прп., Сл.: прпмчц., І нині: богород. відпустовий за гласом тропаря прпмчц. і за днем тижня. Відпуст середній з помин. прп. і прпмчц. </w:t>
      </w:r>
    </w:p>
    <w:p w:rsidR="00000000" w:rsidDel="00000000" w:rsidP="00000000" w:rsidRDefault="00000000" w:rsidRPr="00000000" w14:paraId="00000B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прпмчц., І нині: богород. відпустовий за гласом тропаря прпмчц. Катизми чергові, сідальні Октоїха. Канон Октоїха, прп. і прпмчц. На 9-ій пісні – «Чеснішу від херувимів». По 9-ій – світильний Октоїха, прп., Сл.: прпмчц., І нині: богородичний. Стиховня Октоїха. По «Отче наш»: тропар прп., Сл.: прпмчц., І нині: богород. за гласом тропаря прпмчц. і за днем тижня. Відпуст середній з помин. прп. і прпмчц. </w:t>
      </w:r>
    </w:p>
    <w:p w:rsidR="00000000" w:rsidDel="00000000" w:rsidP="00000000" w:rsidRDefault="00000000" w:rsidRPr="00000000" w14:paraId="00000B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прп. та 9-му – прпмчц. </w:t>
      </w:r>
    </w:p>
    <w:p w:rsidR="00000000" w:rsidDel="00000000" w:rsidP="00000000" w:rsidRDefault="00000000" w:rsidRPr="00000000" w14:paraId="00000B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251 зач.; 1, 18-23. Єв. – Лк. 37 зач.; 8, 22-25.</w:t>
      </w:r>
    </w:p>
    <w:p w:rsidR="00000000" w:rsidDel="00000000" w:rsidP="00000000" w:rsidRDefault="00000000" w:rsidRPr="00000000" w14:paraId="00000B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B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Святих мучеників Зиновія й Зиновії, сестри його. Блаженного священномученика Олексія Зарицького, пресвітера. </w:t>
      </w:r>
    </w:p>
    <w:p w:rsidR="00000000" w:rsidDel="00000000" w:rsidP="00000000" w:rsidRDefault="00000000" w:rsidRPr="00000000" w14:paraId="00000B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B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B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B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Кол. 252 зач.; 1, 24-29. Єв. – Лк. 41 зач.; 9, 7-11.</w:t>
      </w:r>
    </w:p>
    <w:p w:rsidR="00000000" w:rsidDel="00000000" w:rsidP="00000000" w:rsidRDefault="00000000" w:rsidRPr="00000000" w14:paraId="00000B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3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B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Святих апостолів Стахія, Амплія і тих, що з ними. Святого мученика Єпімаха. </w:t>
      </w:r>
    </w:p>
    <w:p w:rsidR="00000000" w:rsidDel="00000000" w:rsidP="00000000" w:rsidRDefault="00000000" w:rsidRPr="00000000" w14:paraId="00000B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апп., 3 мч., Сл., І нині: богородичний. Прокімен дня. Стиховня Октоїха. По «Отче наш»: тропар апп., Сл.: мч., І нині: богород. відпустовий за гласом тропаря мч. і за днем тижня. Відпуст середній з помин. апп. і мч.  </w:t>
      </w:r>
    </w:p>
    <w:p w:rsidR="00000000" w:rsidDel="00000000" w:rsidP="00000000" w:rsidRDefault="00000000" w:rsidRPr="00000000" w14:paraId="00000B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апп.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 І нині: богород. відпустовий за гласом тропаря мч. Катизми чергові, сідальні Октоїха. Канон Октоїха, апп. і мч. На 9-ій пісні – «Чеснішу від херувимів». По 9-ій – світильний Октоїха, апп., Сл.: мч., І нині: богородичний. Стиховня Октоїха. По «Отче наш»: тропар апп., Сл.: мч., І нині: богород. за гласом тропаря мч. і за днем тижня. Відпуст середній з помин. апп. і мч. </w:t>
      </w:r>
    </w:p>
    <w:p w:rsidR="00000000" w:rsidDel="00000000" w:rsidP="00000000" w:rsidRDefault="00000000" w:rsidRPr="00000000" w14:paraId="00000B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апп. та 9-му – мч. </w:t>
      </w:r>
    </w:p>
    <w:p w:rsidR="00000000" w:rsidDel="00000000" w:rsidP="00000000" w:rsidRDefault="00000000" w:rsidRPr="00000000" w14:paraId="00000B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253 зач.; 2, 1-7. Єв. – Лк. 42 зач.; 9, 12-17.</w:t>
      </w:r>
    </w:p>
    <w:p w:rsidR="00000000" w:rsidDel="00000000" w:rsidP="00000000" w:rsidRDefault="00000000" w:rsidRPr="00000000" w14:paraId="00000B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39">
      <w:pPr>
        <w:pStyle w:val="Heading1"/>
        <w:rPr>
          <w:rFonts w:ascii="Times New Roman" w:cs="Times New Roman" w:eastAsia="Times New Roman" w:hAnsi="Times New Roman"/>
          <w:sz w:val="28"/>
          <w:szCs w:val="28"/>
        </w:rPr>
      </w:pPr>
      <w:bookmarkStart w:colFirst="0" w:colLast="0" w:name="_heading=h.2jxsxqh" w:id="14"/>
      <w:bookmarkEnd w:id="14"/>
      <w:r w:rsidDel="00000000" w:rsidR="00000000" w:rsidRPr="00000000">
        <w:rPr>
          <w:rFonts w:ascii="Times New Roman" w:cs="Times New Roman" w:eastAsia="Times New Roman" w:hAnsi="Times New Roman"/>
          <w:sz w:val="28"/>
          <w:szCs w:val="28"/>
          <w:rtl w:val="0"/>
        </w:rPr>
        <w:t xml:space="preserve">Листопад</w:t>
      </w:r>
    </w:p>
    <w:p w:rsidR="00000000" w:rsidDel="00000000" w:rsidP="00000000" w:rsidRDefault="00000000" w:rsidRPr="00000000" w14:paraId="00000B3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B3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1🕂Священномученика Теодора Ромжі, єпископа Мукачівського.</w:t>
      </w:r>
    </w:p>
    <w:p w:rsidR="00000000" w:rsidDel="00000000" w:rsidP="00000000" w:rsidRDefault="00000000" w:rsidRPr="00000000" w14:paraId="00000B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Святих чудотворців і безсрібників Косми й Дам’яна. </w:t>
      </w:r>
    </w:p>
    <w:p w:rsidR="00000000" w:rsidDel="00000000" w:rsidP="00000000" w:rsidRDefault="00000000" w:rsidRPr="00000000" w14:paraId="00000B3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свщмч., Слава: свщмч., І нині: богородичний-догмат 3-го гласу. Прокімен дня і три читання свщмч.: Прип. 10:6-8, 8:6-21; Прип. 10:31–11:12; Муд. 4:7-15. Стихири на литії свята. Стиховня свята. На благословенні хлібів: Тропар свщмч., двічі і «Богородице Діво» раз. Відпуст великий з поминанням служби свщмч. </w:t>
      </w:r>
    </w:p>
    <w:p w:rsidR="00000000" w:rsidDel="00000000" w:rsidP="00000000" w:rsidRDefault="00000000" w:rsidRPr="00000000" w14:paraId="00000B3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свщмч. (2), Слава, І нині: богород. з неділ. за гласом тропаря свщмч. Катизми чергові зі сідальними свщмч, також полієлей з величаннями і пополієлейний сідальний свщмч. Степенна 4-го гласу, перший антифон. Прокімен свщмч. Єв. – Лк. 67 зач.; 12, 32-40.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Пс. 50, і стихира свщмч. Канон Богородиці і свщмч. По 9-ій – світильний свщмч. Хвалитних стихир свщмч. – 4, Слава, І нині: богородичний. По великому славослов’ї з трисвятим – тропар свщмч., Слава, І нині: богород. з неділ. за гласом тропаря свщмч. Відпуст великий з поминанням служби свщмч. </w:t>
      </w:r>
    </w:p>
    <w:p w:rsidR="00000000" w:rsidDel="00000000" w:rsidP="00000000" w:rsidRDefault="00000000" w:rsidRPr="00000000" w14:paraId="00000B3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свщмч. </w:t>
      </w:r>
    </w:p>
    <w:p w:rsidR="00000000" w:rsidDel="00000000" w:rsidP="00000000" w:rsidRDefault="00000000" w:rsidRPr="00000000" w14:paraId="00000B4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все інше - свщмч.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2 Кор. 174 зач.; 3, 12-18. Єв. – Лк. 22 зач.; 6, 1-10. </w:t>
      </w:r>
      <w:r w:rsidDel="00000000" w:rsidR="00000000" w:rsidRPr="00000000">
        <w:rPr>
          <w:rFonts w:ascii="Times New Roman" w:cs="Times New Roman" w:eastAsia="Times New Roman" w:hAnsi="Times New Roman"/>
          <w:i w:val="1"/>
          <w:color w:val="ff0000"/>
          <w:rtl w:val="0"/>
        </w:rPr>
        <w:t xml:space="preserve">Свщнмч: </w:t>
      </w:r>
      <w:r w:rsidDel="00000000" w:rsidR="00000000" w:rsidRPr="00000000">
        <w:rPr>
          <w:rFonts w:ascii="Times New Roman" w:cs="Times New Roman" w:eastAsia="Times New Roman" w:hAnsi="Times New Roman"/>
          <w:color w:val="ff0000"/>
          <w:rtl w:val="0"/>
        </w:rPr>
        <w:t xml:space="preserve">Ап. – Євр. 334 зач.; 13, 7-16. Єв. – Лк. зач. 67.; 12, 32-40.</w:t>
      </w:r>
    </w:p>
    <w:p w:rsidR="00000000" w:rsidDel="00000000" w:rsidP="00000000" w:rsidRDefault="00000000" w:rsidRPr="00000000" w14:paraId="00000B41">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4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4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B44">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 </w:t>
      </w:r>
      <w:r w:rsidDel="00000000" w:rsidR="00000000" w:rsidRPr="00000000">
        <w:rPr>
          <w:rFonts w:ascii="Times New Roman" w:cs="Times New Roman" w:eastAsia="Times New Roman" w:hAnsi="Times New Roman"/>
          <w:i w:val="1"/>
          <w:color w:val="ff0000"/>
          <w:rtl w:val="0"/>
        </w:rPr>
        <w:t xml:space="preserve">Неділя 21-ша по Зісланні Святого Духа. Глас 4. Єв. 10.</w:t>
      </w:r>
    </w:p>
    <w:p w:rsidR="00000000" w:rsidDel="00000000" w:rsidP="00000000" w:rsidRDefault="00000000" w:rsidRPr="00000000" w14:paraId="00000B4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Акиндина, Пигасія, Афтонія, Єлпидифора й Анемподиста. </w:t>
      </w:r>
    </w:p>
    <w:p w:rsidR="00000000" w:rsidDel="00000000" w:rsidP="00000000" w:rsidRDefault="00000000" w:rsidRPr="00000000" w14:paraId="00000B4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мчч., Сл.: мчч., І нині: богородичний-догмат 4-го гласу. Прокімен дня. Стиховня воскресна. По «Отче наш» – тропар воскресний, Сл.: мчч., І нині: богород. воскресний за гласом «Слава». Відпуст великий воскресний, з помин. мчч. </w:t>
      </w:r>
    </w:p>
    <w:p w:rsidR="00000000" w:rsidDel="00000000" w:rsidP="00000000" w:rsidRDefault="00000000" w:rsidRPr="00000000" w14:paraId="00000B47">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B4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мчч., І нині: богород. воскресний за гласом «Слава». Катизми чергові, сідал. воскресні. Полієлей. «Ангельський собор», іпакой, степенна та прокімен 4-го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Ів. 66 зач.; 21, 1-14. «Воскресіння Христове». Пс. 50. Стихира недільна. Канон воскресний, хрестовоскресний, Богородиці і мчч. Катавасія чергова: . По 3-ій пісні – кондак і сідальний мчч. По 6-ій – кондак-ікос воскресний. На 9-ій пісні – «Чеснішу від херувимів». По 9-ій пісні – «Свят Господь Бог наш» і світильний воскресний, Сл.: мчч.,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мчч. </w:t>
      </w:r>
    </w:p>
    <w:p w:rsidR="00000000" w:rsidDel="00000000" w:rsidP="00000000" w:rsidRDefault="00000000" w:rsidRPr="00000000" w14:paraId="00000B49">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B4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мчч., на 6-му – храму. Кондаки: на 1-му – воскресний, на 3-му і 9-му – мчч., на 6-му храму. </w:t>
      </w:r>
    </w:p>
    <w:p w:rsidR="00000000" w:rsidDel="00000000" w:rsidP="00000000" w:rsidRDefault="00000000" w:rsidRPr="00000000" w14:paraId="00000B4B">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B4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Ап. – Гал. 203 зач.; 2, 16-20. Єв. – Лк. 35 зач.; 8, 5-15. Причасний «Хваліте».</w:t>
      </w:r>
    </w:p>
    <w:p w:rsidR="00000000" w:rsidDel="00000000" w:rsidP="00000000" w:rsidRDefault="00000000" w:rsidRPr="00000000" w14:paraId="00000B4D">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B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Тиждень 22-ий по Зісланні Святого Духа.</w:t>
      </w:r>
    </w:p>
    <w:p w:rsidR="00000000" w:rsidDel="00000000" w:rsidP="00000000" w:rsidRDefault="00000000" w:rsidRPr="00000000" w14:paraId="00000B5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Акексими, єпископа, Йосифа, пресвітера, і Аїтала, диякона. </w:t>
      </w:r>
    </w:p>
    <w:p w:rsidR="00000000" w:rsidDel="00000000" w:rsidP="00000000" w:rsidRDefault="00000000" w:rsidRPr="00000000" w14:paraId="00000B5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Оновлення храму Святого великомученика Юрія, що в Лідді, де спочиває його чесне.</w:t>
      </w:r>
    </w:p>
    <w:p w:rsidR="00000000" w:rsidDel="00000000" w:rsidP="00000000" w:rsidRDefault="00000000" w:rsidRPr="00000000" w14:paraId="00000B5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B5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B5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B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Кол. 255 зач.; 2, 13-20. Єв. – Лк. 43 зач.; 9, 18-22.</w:t>
      </w:r>
    </w:p>
    <w:p w:rsidR="00000000" w:rsidDel="00000000" w:rsidP="00000000" w:rsidRDefault="00000000" w:rsidRPr="00000000" w14:paraId="00000B5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w:t>
      </w:r>
    </w:p>
    <w:p w:rsidR="00000000" w:rsidDel="00000000" w:rsidP="00000000" w:rsidRDefault="00000000" w:rsidRPr="00000000" w14:paraId="00000B5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B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Преподобного отця нашого Йоанікія Великого. Святого мученика Нікандра, єпископа Мирського. Святого Єрмея, пресвітера.  </w:t>
      </w:r>
    </w:p>
    <w:p w:rsidR="00000000" w:rsidDel="00000000" w:rsidP="00000000" w:rsidRDefault="00000000" w:rsidRPr="00000000" w14:paraId="00000B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 3 мч., Сл.: прп., І нині: богородичний. Прокімен дня. Стиховня Октоїха. По «Отче наш»: тропар прп., Сл.: мч., І нині: богород. відпустовий за гласом тропаря мч. і за днем тижня. Відпуст середній з помин. прп. і мч. </w:t>
      </w:r>
    </w:p>
    <w:p w:rsidR="00000000" w:rsidDel="00000000" w:rsidP="00000000" w:rsidRDefault="00000000" w:rsidRPr="00000000" w14:paraId="00000B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 І нині: богород. відпустовий за гласом тропаря мч. Катизми чергові, сідальні Октоїха. Канон Октоїха, прп. і мч. На 9-ій пісні – «Чеснішу від херувимів». По 9-ій – світильний Октоїха, прп., Сл.: мч., І нині: богородичний. Стиховня Октоїха. По «Отче наш»: тропар прп., Сл.: мч., І нині: богород. за гласом тропаря мч. і за днем тижня. Відпуст середній з помин. прп. і мч. </w:t>
      </w:r>
    </w:p>
    <w:p w:rsidR="00000000" w:rsidDel="00000000" w:rsidP="00000000" w:rsidRDefault="00000000" w:rsidRPr="00000000" w14:paraId="00000B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прп. та 9-му – мч. </w:t>
      </w:r>
    </w:p>
    <w:p w:rsidR="00000000" w:rsidDel="00000000" w:rsidP="00000000" w:rsidRDefault="00000000" w:rsidRPr="00000000" w14:paraId="00000B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256 зач.; 2, 20 – 3, 3. Єв. – Лк. 44 зач.; 9, 23-27.</w:t>
      </w:r>
    </w:p>
    <w:p w:rsidR="00000000" w:rsidDel="00000000" w:rsidP="00000000" w:rsidRDefault="00000000" w:rsidRPr="00000000" w14:paraId="00000B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B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Святих мучеників Галактіона і Єпістими. </w:t>
      </w:r>
    </w:p>
    <w:p w:rsidR="00000000" w:rsidDel="00000000" w:rsidP="00000000" w:rsidRDefault="00000000" w:rsidRPr="00000000" w14:paraId="00000B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B6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6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B64">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6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B6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6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Кол. 259 зач.; 3, 17 – 4, 1. Єв. – Лк. 47 зач.; 9, 44-50.</w:t>
      </w:r>
    </w:p>
    <w:p w:rsidR="00000000" w:rsidDel="00000000" w:rsidP="00000000" w:rsidRDefault="00000000" w:rsidRPr="00000000" w14:paraId="00000B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B6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Святого Павла, архиєпископа Царгородського, ісповідника. </w:t>
      </w:r>
    </w:p>
    <w:p w:rsidR="00000000" w:rsidDel="00000000" w:rsidP="00000000" w:rsidRDefault="00000000" w:rsidRPr="00000000" w14:paraId="00000B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ісп., Сл.: ісп., І нині: богород. Прокімен дня. Стиховня Октоїха. По «Отче наш»: тропар ісп., Сл., І нині: богород. відпустовий за гласом тропаря ісп. і за днем тижня. Відпуст середній з помин. ісп. </w:t>
      </w:r>
    </w:p>
    <w:p w:rsidR="00000000" w:rsidDel="00000000" w:rsidP="00000000" w:rsidRDefault="00000000" w:rsidRPr="00000000" w14:paraId="00000B6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ісп.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ісп. Катизми черг., сідальні Октоїха. Пс. 50. Канон Октоїха і ісп. На 9-ій пісні – «Чеснішу від херувимів». По 9-ій – світильний Октоїха, Сл.: світильний ісп., І нині: його богород. Стиховня Октоїха. По «Отче наш»: тропар ісп., Сл., І нині: богород. за гласом тропаря ісп. і за днем тижня. Відпуст середній з помин. ісп.  </w:t>
      </w:r>
    </w:p>
    <w:p w:rsidR="00000000" w:rsidDel="00000000" w:rsidP="00000000" w:rsidRDefault="00000000" w:rsidRPr="00000000" w14:paraId="00000B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ісп. </w:t>
      </w:r>
    </w:p>
    <w:p w:rsidR="00000000" w:rsidDel="00000000" w:rsidP="00000000" w:rsidRDefault="00000000" w:rsidRPr="00000000" w14:paraId="00000B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Кол. 260 зач.; 4, 2-9. Єв. – Лк. 48 зач.; 9, 49-56.</w:t>
      </w:r>
    </w:p>
    <w:p w:rsidR="00000000" w:rsidDel="00000000" w:rsidP="00000000" w:rsidRDefault="00000000" w:rsidRPr="00000000" w14:paraId="00000B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B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B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Святих тридцяти трьох мучеників, що в Мелітині. Преподобного отця нашого і чудотворця Лазаря, що постив на Галисійській горі. </w:t>
      </w:r>
    </w:p>
    <w:p w:rsidR="00000000" w:rsidDel="00000000" w:rsidP="00000000" w:rsidRDefault="00000000" w:rsidRPr="00000000" w14:paraId="00000B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3 прп., Сл., І нині: богородичний.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  </w:t>
      </w:r>
    </w:p>
    <w:p w:rsidR="00000000" w:rsidDel="00000000" w:rsidP="00000000" w:rsidRDefault="00000000" w:rsidRPr="00000000" w14:paraId="00000B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богородичний. Стиховня Октоїха. По «Отче наш»: тропар мчч., Сл.: прп., І нині: богород. за гласом тропаря прп. і за днем тижня. Відпуст середній з помин. мчч. і прп.  </w:t>
      </w:r>
    </w:p>
    <w:p w:rsidR="00000000" w:rsidDel="00000000" w:rsidP="00000000" w:rsidRDefault="00000000" w:rsidRPr="00000000" w14:paraId="00000B7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мчч. та 9-му – прп. </w:t>
      </w:r>
    </w:p>
    <w:p w:rsidR="00000000" w:rsidDel="00000000" w:rsidP="00000000" w:rsidRDefault="00000000" w:rsidRPr="00000000" w14:paraId="00000B7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261 зач.; 4, 10-18. Єв. – Лк. 50 зач.; 10, 1-15.</w:t>
      </w:r>
    </w:p>
    <w:p w:rsidR="00000000" w:rsidDel="00000000" w:rsidP="00000000" w:rsidRDefault="00000000" w:rsidRPr="00000000" w14:paraId="00000B7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7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7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B79">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8 🕁</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b w:val="1"/>
          <w:color w:val="ff0000"/>
          <w:rtl w:val="0"/>
        </w:rPr>
        <w:t xml:space="preserve">Собор святого архистратига Михаїла та інших безтілесних сил. </w:t>
      </w:r>
    </w:p>
    <w:p w:rsidR="00000000" w:rsidDel="00000000" w:rsidP="00000000" w:rsidRDefault="00000000" w:rsidRPr="00000000" w14:paraId="00000B7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свята, Слава: свята, І нині: богородичний-догмат 4-го гласу. Прокімен дня і три читання свята: Ісуса Навина 5:13-15, Суддів 6:2,7,11-24, Ісаї 14:7-20. Стихири на литії свята. Стиховня свята. На благословенні хлібів: Тропар свята </w:t>
      </w:r>
      <w:r w:rsidDel="00000000" w:rsidR="00000000" w:rsidRPr="00000000">
        <w:rPr>
          <w:rFonts w:ascii="Times New Roman" w:cs="Times New Roman" w:eastAsia="Times New Roman" w:hAnsi="Times New Roman"/>
          <w:i w:val="1"/>
          <w:color w:val="ff0000"/>
          <w:rtl w:val="0"/>
        </w:rPr>
        <w:t xml:space="preserve">(2 р.)</w:t>
      </w:r>
      <w:r w:rsidDel="00000000" w:rsidR="00000000" w:rsidRPr="00000000">
        <w:rPr>
          <w:rFonts w:ascii="Times New Roman" w:cs="Times New Roman" w:eastAsia="Times New Roman" w:hAnsi="Times New Roman"/>
          <w:color w:val="ff0000"/>
          <w:rtl w:val="0"/>
        </w:rPr>
        <w:t xml:space="preserve"> і „Богородице Діво” </w:t>
      </w:r>
      <w:r w:rsidDel="00000000" w:rsidR="00000000" w:rsidRPr="00000000">
        <w:rPr>
          <w:rFonts w:ascii="Times New Roman" w:cs="Times New Roman" w:eastAsia="Times New Roman" w:hAnsi="Times New Roman"/>
          <w:i w:val="1"/>
          <w:color w:val="ff0000"/>
          <w:rtl w:val="0"/>
        </w:rPr>
        <w:t xml:space="preserve">(1 р.)</w:t>
      </w:r>
      <w:r w:rsidDel="00000000" w:rsidR="00000000" w:rsidRPr="00000000">
        <w:rPr>
          <w:rFonts w:ascii="Times New Roman" w:cs="Times New Roman" w:eastAsia="Times New Roman" w:hAnsi="Times New Roman"/>
          <w:color w:val="ff0000"/>
          <w:rtl w:val="0"/>
        </w:rPr>
        <w:t xml:space="preserve">. Відпуст великий з поминанням тільки служби свята. </w:t>
      </w:r>
    </w:p>
    <w:p w:rsidR="00000000" w:rsidDel="00000000" w:rsidP="00000000" w:rsidRDefault="00000000" w:rsidRPr="00000000" w14:paraId="00000B7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богородичний з недільних за гласом тропаря свята. Катизми чергові зі сідальними свята, також полієлей з величаннями і пополієлейний сідальний свята. Степенна 4-го гласу, перший антифон. Прокімен, Єв. Мт. 52 зач.; 13:24-30, 36-43. Пс. 50, і стихира свята. Канон Богородиці і свята. По 9-ій – світильний свята. Хвалитних стихир свята – 4, Слава, І нині: богородичний. По великому славослов’ї з трисвятим – тропар свята, Слава, І нині: богородичний з недільних за гласом тропаря свята. Відпуст великий з поминанням тільки служби свята. </w:t>
      </w:r>
    </w:p>
    <w:p w:rsidR="00000000" w:rsidDel="00000000" w:rsidP="00000000" w:rsidRDefault="00000000" w:rsidRPr="00000000" w14:paraId="00000B7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7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 </w:t>
      </w:r>
    </w:p>
    <w:p w:rsidR="00000000" w:rsidDel="00000000" w:rsidP="00000000" w:rsidRDefault="00000000" w:rsidRPr="00000000" w14:paraId="00000B7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7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все інше – тільки свята. </w:t>
      </w:r>
      <w:r w:rsidDel="00000000" w:rsidR="00000000" w:rsidRPr="00000000">
        <w:rPr>
          <w:rFonts w:ascii="Times New Roman" w:cs="Times New Roman" w:eastAsia="Times New Roman" w:hAnsi="Times New Roman"/>
          <w:i w:val="1"/>
          <w:color w:val="ff0000"/>
          <w:rtl w:val="0"/>
        </w:rPr>
        <w:t xml:space="preserve">Собору:</w:t>
      </w:r>
      <w:r w:rsidDel="00000000" w:rsidR="00000000" w:rsidRPr="00000000">
        <w:rPr>
          <w:rFonts w:ascii="Times New Roman" w:cs="Times New Roman" w:eastAsia="Times New Roman" w:hAnsi="Times New Roman"/>
          <w:color w:val="ff0000"/>
          <w:rtl w:val="0"/>
        </w:rPr>
        <w:t xml:space="preserve"> Ап. – Євр. 305 зач.; 2, 2-10. Єв. – Лк. 51 зач.; 10, 16-21.</w:t>
      </w:r>
    </w:p>
    <w:p w:rsidR="00000000" w:rsidDel="00000000" w:rsidP="00000000" w:rsidRDefault="00000000" w:rsidRPr="00000000" w14:paraId="00000B8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B81">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8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8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B84">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9 </w:t>
      </w:r>
      <w:r w:rsidDel="00000000" w:rsidR="00000000" w:rsidRPr="00000000">
        <w:rPr>
          <w:rFonts w:ascii="Times New Roman" w:cs="Times New Roman" w:eastAsia="Times New Roman" w:hAnsi="Times New Roman"/>
          <w:i w:val="1"/>
          <w:color w:val="ff0000"/>
          <w:rtl w:val="0"/>
        </w:rPr>
        <w:t xml:space="preserve">Неділя 22-га по Зісланні Святого Духа. Глас 5. Єв. 11.</w:t>
      </w:r>
    </w:p>
    <w:p w:rsidR="00000000" w:rsidDel="00000000" w:rsidP="00000000" w:rsidRDefault="00000000" w:rsidRPr="00000000" w14:paraId="00000B8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Онисифора й Порфирія. Преподобної матері нашої Матрони. Преподобної Теоктисти, що з Лезви.</w:t>
      </w:r>
    </w:p>
    <w:p w:rsidR="00000000" w:rsidDel="00000000" w:rsidP="00000000" w:rsidRDefault="00000000" w:rsidRPr="00000000" w14:paraId="00000B8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3 мчч. і 3 прп., Сл.: прор., І нині: богородичний-догмат 2-го гласу. Прокімен дня. Стиховня воскресна. По «Отче наш» – тропар воскресний і мчч., Сл.: прп., І нині: богород. воскресний за гласом «Слава». Відпуст великий воскресний, з помин. мчч. і прп.</w:t>
      </w:r>
    </w:p>
    <w:p w:rsidR="00000000" w:rsidDel="00000000" w:rsidP="00000000" w:rsidRDefault="00000000" w:rsidRPr="00000000" w14:paraId="00000B8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і мчч., Сл.: прп., І нині: богород. воскресний за гласом «Слава». Катизми чергові, сідал. воскресні. Полієлей. «Ангельський собор», іпакой, степенна та прокімен 2-го гласу. Єв. – Ів. 67 зач.; 21, 15-25. «Воскресіння Христове». Пс. 50. Стихира недільна. Канон воскресний, хрестовоскресний, мчч. і прп. Катавасія чергова: «Відкрию уста мої». По 3-ій пісні – кондак і сідальний мчч., Сл.: прп., І нині: богород. По 6-ій – кондак-ікос воскресний. На 9-ій пісні – «Чеснішу від херувимів». По 9-ій пісні – «Свят Господь Бог наш» і світильний воскресний, Сл.: мчч.,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мчч. і прп. </w:t>
      </w:r>
    </w:p>
    <w:p w:rsidR="00000000" w:rsidDel="00000000" w:rsidP="00000000" w:rsidRDefault="00000000" w:rsidRPr="00000000" w14:paraId="00000B8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 тропар мчч., і 9-му - тропар прп.; на 6-му – храму. Кондаки: на 1-му – воскресний, на 3-му - мчч., на 9-му – прп., на 6-му храму. </w:t>
      </w:r>
    </w:p>
    <w:p w:rsidR="00000000" w:rsidDel="00000000" w:rsidP="00000000" w:rsidRDefault="00000000" w:rsidRPr="00000000" w14:paraId="00000B89">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B8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Гал. 215 зач.; 6, 11-18. Єв. – Лк. 83 зач.; 16, 19-31. Причасний «Хваліте».</w:t>
      </w:r>
    </w:p>
    <w:p w:rsidR="00000000" w:rsidDel="00000000" w:rsidP="00000000" w:rsidRDefault="00000000" w:rsidRPr="00000000" w14:paraId="00000B8B">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8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B8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Тиждень 23-ій по Зісланні Святого Духа.</w:t>
      </w:r>
    </w:p>
    <w:p w:rsidR="00000000" w:rsidDel="00000000" w:rsidP="00000000" w:rsidRDefault="00000000" w:rsidRPr="00000000" w14:paraId="00000B8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апостолів Ераста, Олімпа, Родіона і тих, що з ними. </w:t>
      </w:r>
    </w:p>
    <w:p w:rsidR="00000000" w:rsidDel="00000000" w:rsidP="00000000" w:rsidRDefault="00000000" w:rsidRPr="00000000" w14:paraId="00000B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 </w:t>
      </w:r>
    </w:p>
    <w:p w:rsidR="00000000" w:rsidDel="00000000" w:rsidP="00000000" w:rsidRDefault="00000000" w:rsidRPr="00000000" w14:paraId="00000B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 </w:t>
      </w:r>
    </w:p>
    <w:p w:rsidR="00000000" w:rsidDel="00000000" w:rsidP="00000000" w:rsidRDefault="00000000" w:rsidRPr="00000000" w14:paraId="00000B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апп. </w:t>
      </w:r>
    </w:p>
    <w:p w:rsidR="00000000" w:rsidDel="00000000" w:rsidP="00000000" w:rsidRDefault="00000000" w:rsidRPr="00000000" w14:paraId="00000B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Сол. 262 зач.; 1, 1-5. Єв. – Лк. 52 зач.; 10, 22-24.</w:t>
      </w:r>
    </w:p>
    <w:p w:rsidR="00000000" w:rsidDel="00000000" w:rsidP="00000000" w:rsidRDefault="00000000" w:rsidRPr="00000000" w14:paraId="00000B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p>
    <w:p w:rsidR="00000000" w:rsidDel="00000000" w:rsidP="00000000" w:rsidRDefault="00000000" w:rsidRPr="00000000" w14:paraId="00000B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Святих мучеників Мини, Віктора й Вінкентія. Преподобного отця нашого й ісповідника Теодора Студійського. Святої мучениці Стефаніди. </w:t>
      </w:r>
    </w:p>
    <w:p w:rsidR="00000000" w:rsidDel="00000000" w:rsidP="00000000" w:rsidRDefault="00000000" w:rsidRPr="00000000" w14:paraId="00000B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3 прп., Сл., І нині: богородичний.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  </w:t>
      </w:r>
    </w:p>
    <w:p w:rsidR="00000000" w:rsidDel="00000000" w:rsidP="00000000" w:rsidRDefault="00000000" w:rsidRPr="00000000" w14:paraId="00000B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богородичний. Стиховня Октоїха. По «Отче наш»: тропар мчч., Сл.: прп., І нині: богород. за гласом тропаря прп. і за днем тижня. Відпуст середній з помин. мчч. і прп. </w:t>
      </w:r>
    </w:p>
    <w:p w:rsidR="00000000" w:rsidDel="00000000" w:rsidP="00000000" w:rsidRDefault="00000000" w:rsidRPr="00000000" w14:paraId="00000B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мчч. та 9-му – прп. </w:t>
      </w:r>
    </w:p>
    <w:p w:rsidR="00000000" w:rsidDel="00000000" w:rsidP="00000000" w:rsidRDefault="00000000" w:rsidRPr="00000000" w14:paraId="00000B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Сол. 263 зач.; 1, 6-10. Єв. – Лк. 55 зач.; 11, 1-10.</w:t>
      </w:r>
    </w:p>
    <w:p w:rsidR="00000000" w:rsidDel="00000000" w:rsidP="00000000" w:rsidRDefault="00000000" w:rsidRPr="00000000" w14:paraId="00000B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9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9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w:t>
      </w:r>
    </w:p>
    <w:p w:rsidR="00000000" w:rsidDel="00000000" w:rsidP="00000000" w:rsidRDefault="00000000" w:rsidRPr="00000000" w14:paraId="00000B9F">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12 🕁 Святого священномученика Йосафата, архиєпископа Полоцького. </w:t>
      </w:r>
    </w:p>
    <w:p w:rsidR="00000000" w:rsidDel="00000000" w:rsidP="00000000" w:rsidRDefault="00000000" w:rsidRPr="00000000" w14:paraId="00000BA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отця нашого Івана Милостивого, патріарха Олександрійського. </w:t>
      </w:r>
    </w:p>
    <w:p w:rsidR="00000000" w:rsidDel="00000000" w:rsidP="00000000" w:rsidRDefault="00000000" w:rsidRPr="00000000" w14:paraId="00000BA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Ніла. Блаженного священномученика Григорія Лакоти, єпископа. </w:t>
      </w:r>
    </w:p>
    <w:p w:rsidR="00000000" w:rsidDel="00000000" w:rsidP="00000000" w:rsidRDefault="00000000" w:rsidRPr="00000000" w14:paraId="00000BA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(багряні ризи)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- 8 стихир свщмч., Слава: свщмч., І нині: богородичний-догмат за гласом «Слава». Прокімен дня і три читання свщмч.: Прип. 3:13-16, 8:4, Муд. 4:7,16-20, 5:1-7, Муд. 5:15-6:3. Стихири на литії свщмч. На стиховні – стихири свщмч., Слава: свщмч., І нині: богородичний з воскресної стиховні за гласом «Слава». На благословенні хлібів: Тропар свщмч. (2), і «Богородице Діво» (1). Відпуст великий з поминанням тільки служби свщмч.</w:t>
      </w:r>
    </w:p>
    <w:p w:rsidR="00000000" w:rsidDel="00000000" w:rsidP="00000000" w:rsidRDefault="00000000" w:rsidRPr="00000000" w14:paraId="00000BA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свщмч. (2), Слава, І нині: богородичний з недільних, за гласом тропаря свщмч. Катизми чергові з сідальними свщмч., також полієлей з величаннями і пополієлейний сідальний свщмч. Степенна 4-го гласу, перший антифон. Прокімен свщмч. Єв. – Ів. 35 зач.; 10, 1-9. Пс. 50, і стихира свщмч. Канон Богородиці і свщмч. Катавасія чергова - «Відкрию уста мої» Під час канону відбувається мирування. По 3-ій пісні – сідальний свщмч., по 6-ій – кондак-ікос свщмч., по 9-ій – світильний свщмч. На хвалитних – 4 стихири свщмч., Слава: свщмч., І нині: богородичний, за гласом наславника. По великому славослов’ї з трисвятим – тропар свщмч., Слава, І нині: богородичний з недільних за гласом тропаря свщмч. Відпуст великий з поминанням тільки служби свщмч.</w:t>
      </w:r>
    </w:p>
    <w:p w:rsidR="00000000" w:rsidDel="00000000" w:rsidP="00000000" w:rsidRDefault="00000000" w:rsidRPr="00000000" w14:paraId="00000BA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і кондак свщмч.</w:t>
      </w:r>
    </w:p>
    <w:p w:rsidR="00000000" w:rsidDel="00000000" w:rsidP="00000000" w:rsidRDefault="00000000" w:rsidRPr="00000000" w14:paraId="00000BA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свщмч. </w:t>
      </w:r>
      <w:r w:rsidDel="00000000" w:rsidR="00000000" w:rsidRPr="00000000">
        <w:rPr>
          <w:rFonts w:ascii="Times New Roman" w:cs="Times New Roman" w:eastAsia="Times New Roman" w:hAnsi="Times New Roman"/>
          <w:i w:val="1"/>
          <w:color w:val="ff0000"/>
          <w:rtl w:val="0"/>
        </w:rPr>
        <w:t xml:space="preserve">Свщмч.:</w:t>
      </w:r>
      <w:r w:rsidDel="00000000" w:rsidR="00000000" w:rsidRPr="00000000">
        <w:rPr>
          <w:rFonts w:ascii="Times New Roman" w:cs="Times New Roman" w:eastAsia="Times New Roman" w:hAnsi="Times New Roman"/>
          <w:color w:val="ff0000"/>
          <w:rtl w:val="0"/>
        </w:rPr>
        <w:t xml:space="preserve"> Ап. – Євр. 311 зач.; 4, 14-5, 10. Єв. – Ів. 36 зач.; 10, 9-16. </w:t>
      </w:r>
    </w:p>
    <w:p w:rsidR="00000000" w:rsidDel="00000000" w:rsidP="00000000" w:rsidRDefault="00000000" w:rsidRPr="00000000" w14:paraId="00000BA6">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A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A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BA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13 🕂 Святого отця нашого Івана Золотоустого, архиєпископа Царгородського.</w:t>
      </w:r>
    </w:p>
    <w:p w:rsidR="00000000" w:rsidDel="00000000" w:rsidP="00000000" w:rsidRDefault="00000000" w:rsidRPr="00000000" w14:paraId="00000BA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свят., Сл.: свят., І нині: богородичний-догмат за гласом «Слава». Прокімен дня і три читання свят.: Прип. 10:6-8, 8:6-21, Муд. 4:7-15, Муд. 8:17-9:14. Стиховня ціла свят., зі своїми приспівами, Сл.: свят., І нині: богород. з неділ. стиховні за гласом «Слава». Тропар свят., Слава, І нині: богород. з неділ. за гласом тропаря свят. Відпуст великий з поминанням тільки служби свят.</w:t>
      </w:r>
    </w:p>
    <w:p w:rsidR="00000000" w:rsidDel="00000000" w:rsidP="00000000" w:rsidRDefault="00000000" w:rsidRPr="00000000" w14:paraId="00000BA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 (2), Слава, І нині: богородичний з недільних, за гласом тропаря свят. Катизма чергова з сідальними свят., також полієлей з величаннями. Степенна 4-го гласу, перший антифон. Прокімен, Єв. – Ів. 35 зач.; 10, 1-9. Пс. 50, і стихира свят. Канон Богородиці і свят. По 9-ій – світильний свят. Хвалитні стихири свят. – 4, Сл.: свят., І нині: богородичний, за гласом наславника. По великому славослов’ї з трисвятим – тропар свят., Слава, І нині: богород. з неділ. за гласом тропаря свят. Відпуст великий з поминанням тільки служби свят.</w:t>
      </w:r>
    </w:p>
    <w:p w:rsidR="00000000" w:rsidDel="00000000" w:rsidP="00000000" w:rsidRDefault="00000000" w:rsidRPr="00000000" w14:paraId="00000BA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і кондак свят.</w:t>
      </w:r>
    </w:p>
    <w:p w:rsidR="00000000" w:rsidDel="00000000" w:rsidP="00000000" w:rsidRDefault="00000000" w:rsidRPr="00000000" w14:paraId="00000BA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вся Служба – свят.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Сол. 265 зач.; 2, 9-14. Єв. – Лк. 57 зач.; 11, 14-23. </w:t>
      </w:r>
      <w:r w:rsidDel="00000000" w:rsidR="00000000" w:rsidRPr="00000000">
        <w:rPr>
          <w:rFonts w:ascii="Times New Roman" w:cs="Times New Roman" w:eastAsia="Times New Roman" w:hAnsi="Times New Roman"/>
          <w:i w:val="1"/>
          <w:color w:val="ff0000"/>
          <w:rtl w:val="0"/>
        </w:rPr>
        <w:t xml:space="preserve">Св.:</w:t>
      </w:r>
      <w:r w:rsidDel="00000000" w:rsidR="00000000" w:rsidRPr="00000000">
        <w:rPr>
          <w:rFonts w:ascii="Times New Roman" w:cs="Times New Roman" w:eastAsia="Times New Roman" w:hAnsi="Times New Roman"/>
          <w:color w:val="ff0000"/>
          <w:rtl w:val="0"/>
        </w:rPr>
        <w:t xml:space="preserve"> Ап. – Євр. 318 зач.; 7, 26 – 8, 2. Єв. – Ів. 36 зач.; 10, 9-16.</w:t>
        <w:br w:type="textWrapping"/>
      </w:r>
    </w:p>
    <w:p w:rsidR="00000000" w:rsidDel="00000000" w:rsidP="00000000" w:rsidRDefault="00000000" w:rsidRPr="00000000" w14:paraId="00000BAE">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A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B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BB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14🕂 Святого і всехвального апостола Филипа.</w:t>
      </w:r>
    </w:p>
    <w:p w:rsidR="00000000" w:rsidDel="00000000" w:rsidP="00000000" w:rsidRDefault="00000000" w:rsidRPr="00000000" w14:paraId="00000BB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ап., Слава: ап., І нині: богородичний-догмат за гласом «Слава». Прокімен дня і три читання ап.: 1 Пт. 1:1-25,2:1-6, 1 Пт. 2:21-25,3:1-9, 1 Пт. 4:1-11.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BB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ап. (2),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Ів. 67 зач.; 21, 15-25. Пс. 50, і стихира ап. Канон Богородиці і ап. По 3-ій пісні – сідальний ап. По 6-ій – кондак-ікос ап. По 9-ій – світильний ап. Хвалитних стихир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BB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ап.</w:t>
      </w:r>
    </w:p>
    <w:p w:rsidR="00000000" w:rsidDel="00000000" w:rsidP="00000000" w:rsidRDefault="00000000" w:rsidRPr="00000000" w14:paraId="00000BB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вся Служба – ап.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Сол. 266 зач.; 2, 14-19. Єв. – Лк. 58 зач.; 11, 23-26.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Кор. зач. 131; 4, 9-16. Єв. – Ів. зач. 5; 1, 43-51.</w:t>
        <w:br w:type="textWrapping"/>
      </w:r>
    </w:p>
    <w:p w:rsidR="00000000" w:rsidDel="00000000" w:rsidP="00000000" w:rsidRDefault="00000000" w:rsidRPr="00000000" w14:paraId="00000BB6">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B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BB9">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15 </w:t>
      </w:r>
      <w:r w:rsidDel="00000000" w:rsidR="00000000" w:rsidRPr="00000000">
        <w:rPr>
          <w:rFonts w:ascii="Times New Roman" w:cs="Times New Roman" w:eastAsia="Times New Roman" w:hAnsi="Times New Roman"/>
          <w:b w:val="1"/>
          <w:rtl w:val="0"/>
        </w:rPr>
        <w:t xml:space="preserve">Початок Різдвяного посту.</w:t>
      </w:r>
    </w:p>
    <w:p w:rsidR="00000000" w:rsidDel="00000000" w:rsidP="00000000" w:rsidRDefault="00000000" w:rsidRPr="00000000" w14:paraId="00000B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та ісповідників Гурія, Самона й Авіва. </w:t>
      </w:r>
    </w:p>
    <w:p w:rsidR="00000000" w:rsidDel="00000000" w:rsidP="00000000" w:rsidRDefault="00000000" w:rsidRPr="00000000" w14:paraId="00000B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і 3 Октоїха, Сл., І нині: богородичний-догмат 5-го гласу. Прокімен дня. Стиховня Октоїха. По «Отче наш»: тропар мчч., Сл., І нині: богородичний воскресний за гласом тропаря мчч. Відпуст великий з помин. цілого тижня і мчч. </w:t>
      </w:r>
    </w:p>
    <w:p w:rsidR="00000000" w:rsidDel="00000000" w:rsidP="00000000" w:rsidRDefault="00000000" w:rsidRPr="00000000" w14:paraId="00000BB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(2), Сл., І нині: богородичний воскресний за гласом тропаря мчч. Катизми чергові, сідальні Октоїха. Пс. 50. Канон: якщо Господній або Богородичний храм, то – канон храму, мчч. та Октоїха. Якщо храм святого, то канон мчч., храмового святого та Октоїха. По 9-ій пісні – світильний Октоїха, Сл.: мчч., І нині: його богородичний. Стиховня Октоїха. По «Отче наш»: тропар мчч., Сл., І нині: богородичний відпустовий за гласом тропаря мчч. і за днем тижня. Відпуст великий з поминанням усього тижня і мчч. </w:t>
      </w:r>
    </w:p>
    <w:p w:rsidR="00000000" w:rsidDel="00000000" w:rsidP="00000000" w:rsidRDefault="00000000" w:rsidRPr="00000000" w14:paraId="00000BB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B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мчч. </w:t>
      </w:r>
    </w:p>
    <w:p w:rsidR="00000000" w:rsidDel="00000000" w:rsidP="00000000" w:rsidRDefault="00000000" w:rsidRPr="00000000" w14:paraId="00000BB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C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185 зач.; 8, 1-5. Єв. – Лк. 36 зач.; 8, 16-21. </w:t>
      </w:r>
    </w:p>
    <w:p w:rsidR="00000000" w:rsidDel="00000000" w:rsidP="00000000" w:rsidRDefault="00000000" w:rsidRPr="00000000" w14:paraId="00000BC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C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BC4">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16 </w:t>
      </w:r>
      <w:r w:rsidDel="00000000" w:rsidR="00000000" w:rsidRPr="00000000">
        <w:rPr>
          <w:rFonts w:ascii="Times New Roman" w:cs="Times New Roman" w:eastAsia="Times New Roman" w:hAnsi="Times New Roman"/>
          <w:i w:val="1"/>
          <w:color w:val="ff0000"/>
          <w:rtl w:val="0"/>
        </w:rPr>
        <w:t xml:space="preserve">Неділя 23-тя по Зісланні Святого Духа. Глас 6. Єв. 1.</w:t>
      </w:r>
    </w:p>
    <w:p w:rsidR="00000000" w:rsidDel="00000000" w:rsidP="00000000" w:rsidRDefault="00000000" w:rsidRPr="00000000" w14:paraId="00000BC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апостола і євангелиста Матея. </w:t>
      </w:r>
    </w:p>
    <w:p w:rsidR="00000000" w:rsidDel="00000000" w:rsidP="00000000" w:rsidRDefault="00000000" w:rsidRPr="00000000" w14:paraId="00000BC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ап., Слава: ап., І нині: богородичний-догмат 6-го гласу. Прокімен дня і три читання ап.: . Стиховня воскресна, Сл.: ап., І нині: богородичний з недільної стиховні за гласом «Слава». Тропар воскресний, Слава: ап., І нині: богородичний воскресний за гласом тропаря ап. Відпуст великий недільний, з поминанням ап. </w:t>
      </w:r>
    </w:p>
    <w:p w:rsidR="00000000" w:rsidDel="00000000" w:rsidP="00000000" w:rsidRDefault="00000000" w:rsidRPr="00000000" w14:paraId="00000BC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ап., І нині: богородичний воскрес. за гласом «Слава». Катизми черг., сідал. воскрес., також Полієлей з величанням ап. (без «Сл., І нині. Алилуя, алилуя, алилуя. Слава Тобі, Боже») і одразу «Ангельський собор», іпакой воскресний, також 1-й і 2-й сідальний ап. без богородичних, Слава: 3-й сідальний ап., І нині: його богородичний. Степенна та прокімен 6-го гласу. Єв. – Мт. 116 зач.; 28, 16-20.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«Воскресіння Христове». Пс. 50. Стихира недільна. Канон воскресний, Богородиці і ап. Катавасія чергова: По 3-ій пісні – кондак-ікос і сідальний ап. По 6-ій – кондак-ікос воскресний. На 9-ій пісні – «Чеснішу від херувимів». По 9-ій – «Свят Господь Бог наш» і світильний воскресний, Сл.: ап., І нині: богородичний воскресного світильного. На хвалитних – 8 стихир: 4 воскресних і 4 ап. з приспівами, поданими на стиховні вечірні, Сл.: стихира євангельська, І нині: «Преблагословенна». По вел. славослов’ї тропар “Воскресши із гробу”. Відпуст великий недільний, з поминанням ап. </w:t>
      </w:r>
    </w:p>
    <w:p w:rsidR="00000000" w:rsidDel="00000000" w:rsidP="00000000" w:rsidRDefault="00000000" w:rsidRPr="00000000" w14:paraId="00000BC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ап.; кондаки – поперемінно, тобто: на 1-му і 6-му – воскресний, на 3-му і 9-му – ап.  </w:t>
      </w:r>
    </w:p>
    <w:p w:rsidR="00000000" w:rsidDel="00000000" w:rsidP="00000000" w:rsidRDefault="00000000" w:rsidRPr="00000000" w14:paraId="00000BC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ап.; також кондак воскресний, Слава: ап., І нині: богородичний (або один зі свят богородичних за гласом наславника). Прокімен, апостол, алилуя, євангелія і причасний – спочатку неділі, а після – ап. Ряд.: Ап. – Еф. 220 зач.; 2, 4-10. Єв. – Лк. 38 зач.; 8, 26-39. Ап.: Ап. – 1 Кор. 131 зач.; 4, 9-16. Єв. – Мт. 30 зач.; 9, 9-13.</w:t>
      </w:r>
    </w:p>
    <w:p w:rsidR="00000000" w:rsidDel="00000000" w:rsidP="00000000" w:rsidRDefault="00000000" w:rsidRPr="00000000" w14:paraId="00000BCA">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C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B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Тиждень 24-ий по Зісланні Святого Духа.</w:t>
      </w:r>
    </w:p>
    <w:p w:rsidR="00000000" w:rsidDel="00000000" w:rsidP="00000000" w:rsidRDefault="00000000" w:rsidRPr="00000000" w14:paraId="00000B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отця нашого Григорія, єпископа Неокесарійського, чудотворця. </w:t>
      </w:r>
    </w:p>
    <w:p w:rsidR="00000000" w:rsidDel="00000000" w:rsidP="00000000" w:rsidRDefault="00000000" w:rsidRPr="00000000" w14:paraId="00000B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 </w:t>
      </w:r>
    </w:p>
    <w:p w:rsidR="00000000" w:rsidDel="00000000" w:rsidP="00000000" w:rsidRDefault="00000000" w:rsidRPr="00000000" w14:paraId="00000B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 </w:t>
      </w:r>
    </w:p>
    <w:p w:rsidR="00000000" w:rsidDel="00000000" w:rsidP="00000000" w:rsidRDefault="00000000" w:rsidRPr="00000000" w14:paraId="00000B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B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Сол. 267 зач.; 2, 20 – 3, 8. Єв. – Лк. 59 зач.; 11, 29-33.</w:t>
      </w:r>
    </w:p>
    <w:p w:rsidR="00000000" w:rsidDel="00000000" w:rsidP="00000000" w:rsidRDefault="00000000" w:rsidRPr="00000000" w14:paraId="00000B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B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Святих мучеників Платона й Романа.  </w:t>
      </w:r>
    </w:p>
    <w:p w:rsidR="00000000" w:rsidDel="00000000" w:rsidP="00000000" w:rsidRDefault="00000000" w:rsidRPr="00000000" w14:paraId="00000B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B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B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w:t>
      </w:r>
    </w:p>
    <w:p w:rsidR="00000000" w:rsidDel="00000000" w:rsidP="00000000" w:rsidRDefault="00000000" w:rsidRPr="00000000" w14:paraId="00000B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Сол. 268 зач.; 3, 9-13. Єв. – Лк. 60 зач.; 11, 34-41.</w:t>
      </w:r>
    </w:p>
    <w:p w:rsidR="00000000" w:rsidDel="00000000" w:rsidP="00000000" w:rsidRDefault="00000000" w:rsidRPr="00000000" w14:paraId="00000BD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D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BD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Святого пророка Авдія. Святого мученика Варлаама. </w:t>
      </w:r>
    </w:p>
    <w:p w:rsidR="00000000" w:rsidDel="00000000" w:rsidP="00000000" w:rsidRDefault="00000000" w:rsidRPr="00000000" w14:paraId="00000B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прор., 3 мч., Сл., І нині: богородичний. Прокімен дня. Стиховня Октоїха. По «Отче наш»: тропар прор., Сл.: мч., І нині: богород. відпустовий за гласом тропаря мч. і за днем тижня. Відпуст середній з помин. прор. і мч. </w:t>
      </w:r>
    </w:p>
    <w:p w:rsidR="00000000" w:rsidDel="00000000" w:rsidP="00000000" w:rsidRDefault="00000000" w:rsidRPr="00000000" w14:paraId="00000BE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 І нині: богород. відпустовий за гласом тропаря мч. Катизми чергові, сідальні Октоїха. Канон Октоїха, прор. і мч. На 9-ій пісні – «Чеснішу від херувимів». По 9-ій – світильний Октоїха, прор., Сл.: мч., І нині: богородичний. Стиховня Октоїха. По «Отче наш»: тропар прор., Сл.: мч., І нині: богород. за гласом тропаря мч. і за днем тижня. Відпуст середній з помин. прор. і мч. </w:t>
      </w:r>
    </w:p>
    <w:p w:rsidR="00000000" w:rsidDel="00000000" w:rsidP="00000000" w:rsidRDefault="00000000" w:rsidRPr="00000000" w14:paraId="00000B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прор. та 9-му – мч. </w:t>
      </w:r>
    </w:p>
    <w:p w:rsidR="00000000" w:rsidDel="00000000" w:rsidP="00000000" w:rsidRDefault="00000000" w:rsidRPr="00000000" w14:paraId="00000B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Сол. 269 зач.; 4, 1-12. Єв. – Лк. 61 зач.; 11, 42-46.</w:t>
      </w:r>
    </w:p>
    <w:p w:rsidR="00000000" w:rsidDel="00000000" w:rsidP="00000000" w:rsidRDefault="00000000" w:rsidRPr="00000000" w14:paraId="00000B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E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E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BE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20🕂 Преподобної матері нашої Йосафати Гордашевської.</w:t>
      </w:r>
    </w:p>
    <w:p w:rsidR="00000000" w:rsidDel="00000000" w:rsidP="00000000" w:rsidRDefault="00000000" w:rsidRPr="00000000" w14:paraId="00000BE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Передсвяття Введення у храм Пресвятої Богородиці. </w:t>
      </w:r>
    </w:p>
    <w:p w:rsidR="00000000" w:rsidDel="00000000" w:rsidP="00000000" w:rsidRDefault="00000000" w:rsidRPr="00000000" w14:paraId="00000BE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Григорія Декаполіта. Святого отця нашого Прокла, архиєпископа Царгородського. Блаженного священномученика Йосафата Коциловського, єпископа Перемишльського.</w:t>
      </w:r>
    </w:p>
    <w:p w:rsidR="00000000" w:rsidDel="00000000" w:rsidP="00000000" w:rsidRDefault="00000000" w:rsidRPr="00000000" w14:paraId="00000BE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i w:val="1"/>
          <w:color w:val="ff0000"/>
          <w:rtl w:val="0"/>
        </w:rPr>
        <w:t xml:space="preserve">[1]</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3 передсв. і 3 прп., Сл.: прп., І нині: передсвяття. Прокімен дня. Три читання прп.: Прип. 10, 6-8; 8, 6-21; Муд. 4, 7-15; Муд. 8, 17-9, 14. На стиховні - стихири передсв., Слава: прп., І нині: передсв. Тропар прп., Сл., І нині: передсв. Відпуст великий з поминанням  прп.</w:t>
      </w:r>
    </w:p>
    <w:p w:rsidR="00000000" w:rsidDel="00000000" w:rsidP="00000000" w:rsidRDefault="00000000" w:rsidRPr="00000000" w14:paraId="00000BE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передсв. (2), Слава: прп., І нині: передсв. Катизми чергові і сідальні прп. Полієлей, Величання прп. Степенна 4-го гласу і прокімен прп. Єв. – Лк. 33 зач.; 7, 36-50. Псалом 50. Канон передсв. і прп. Катавасія рядова - «Відкрию уста мої». По 3-ій пісні – кондак-ікос передсв, сідальні прп. і передсв. По 6-ій – кондак-ікос прп. На 9-ій – «Чеснішу», по 9-ій –світильний прп., Слава, І нині: передсв. Хвалитних стихир – 6: 3 передсв. і 3 прп., Слава: прп., І нині: передсв. По Вел. славослов’ї – тропар прп., Сл., І нині: передсв. Відпуст великий з поминанням прп.</w:t>
      </w:r>
    </w:p>
    <w:p w:rsidR="00000000" w:rsidDel="00000000" w:rsidP="00000000" w:rsidRDefault="00000000" w:rsidRPr="00000000" w14:paraId="00000BE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передсв., також Слава: на 3-му і 9-му – ще й прп. Кондак: на 1-му і 6-му – передсв., на 3-му і 9-му – прп.</w:t>
      </w:r>
    </w:p>
    <w:p w:rsidR="00000000" w:rsidDel="00000000" w:rsidP="00000000" w:rsidRDefault="00000000" w:rsidRPr="00000000" w14:paraId="00000BE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Тропар передсв і прп., Слава: кондак прп., І нині: передсв. Прокімен, апостол, алилуя, євангелія і причасний – прп.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1 Сол. 271 зач.; 5, 1-8. Єв. – Лк. 62 зач.; 11, 47 – 12, 1. </w:t>
      </w:r>
      <w:r w:rsidDel="00000000" w:rsidR="00000000" w:rsidRPr="00000000">
        <w:rPr>
          <w:rFonts w:ascii="Times New Roman" w:cs="Times New Roman" w:eastAsia="Times New Roman" w:hAnsi="Times New Roman"/>
          <w:i w:val="1"/>
          <w:color w:val="ff0000"/>
          <w:rtl w:val="0"/>
        </w:rPr>
        <w:t xml:space="preserve">Прп.: </w:t>
      </w:r>
      <w:r w:rsidDel="00000000" w:rsidR="00000000" w:rsidRPr="00000000">
        <w:rPr>
          <w:rFonts w:ascii="Times New Roman" w:cs="Times New Roman" w:eastAsia="Times New Roman" w:hAnsi="Times New Roman"/>
          <w:color w:val="ff0000"/>
          <w:rtl w:val="0"/>
        </w:rPr>
        <w:t xml:space="preserve">Ап. – Гал. 215 зач.; 6,11-18. Єв.: Лк. 83 зач.; 16, 19-31.</w:t>
      </w:r>
    </w:p>
    <w:p w:rsidR="00000000" w:rsidDel="00000000" w:rsidP="00000000" w:rsidRDefault="00000000" w:rsidRPr="00000000" w14:paraId="00000BED">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EE">
      <w:pPr>
        <w:spacing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sz w:val="20"/>
          <w:szCs w:val="20"/>
          <w:rtl w:val="0"/>
        </w:rPr>
        <w:t xml:space="preserve">[1]</w:t>
      </w:r>
      <w:r w:rsidDel="00000000" w:rsidR="00000000" w:rsidRPr="00000000">
        <w:rPr>
          <w:rFonts w:ascii="Times New Roman" w:cs="Times New Roman" w:eastAsia="Times New Roman" w:hAnsi="Times New Roman"/>
          <w:color w:val="ff0000"/>
          <w:rtl w:val="0"/>
        </w:rPr>
        <w:t xml:space="preserve"> За рішенням настоятеля, в окремих монастирях, в цей день можна служити Велику вечірню з Литією. В такому випадку на Литії будуть стихири прп., Слава: прп., І нині: передсвяття. </w:t>
      </w:r>
    </w:p>
    <w:p w:rsidR="00000000" w:rsidDel="00000000" w:rsidP="00000000" w:rsidRDefault="00000000" w:rsidRPr="00000000" w14:paraId="00000BF0">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F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F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BF4">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21 🕀</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b w:val="1"/>
          <w:color w:val="ff0000"/>
          <w:rtl w:val="0"/>
        </w:rPr>
        <w:t xml:space="preserve">Введення у храм Пресвятої Владичиці нашої Богородиці і Приснодіви Марії.</w:t>
      </w:r>
    </w:p>
    <w:p w:rsidR="00000000" w:rsidDel="00000000" w:rsidP="00000000" w:rsidRDefault="00000000" w:rsidRPr="00000000" w14:paraId="00000BF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(блакитні ризи)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Вих. 40:1-9.34-35, 1 Цар. 8:1-11, Єзек. 43:27; 44:1-4. На Литії всі стихири – свята. На стиховні –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BF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 39-49, 56. Псалом 50. Стихира свята. Канонів два – свята. Катавасія після кожної пісні – «Христос народжується». Під час канону відбувається мирування. По 3-ій пісні – сідальний свята. По 6-ій – кондак-ікос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BF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BF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повсякденні або зображальні, тропар, кондак, прокімен, алилуя, причасний свята. Ап. – Євр. 320 зач.; 9, 1-7. Єв. – Лк. 54 зач.; 10, 38-42; 11, 27-28. Замість «Достойно» – приспів і ірмос свята з приспівом.</w:t>
      </w:r>
    </w:p>
    <w:p w:rsidR="00000000" w:rsidDel="00000000" w:rsidP="00000000" w:rsidRDefault="00000000" w:rsidRPr="00000000" w14:paraId="00000BF9">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на всіх богослуженнях вживаємо блакитні ризи.</w:t>
      </w:r>
    </w:p>
    <w:p w:rsidR="00000000" w:rsidDel="00000000" w:rsidP="00000000" w:rsidRDefault="00000000" w:rsidRPr="00000000" w14:paraId="00000BFA">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FB">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F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F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BF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апостола Филимона і тих, що з ним. </w:t>
      </w:r>
    </w:p>
    <w:p w:rsidR="00000000" w:rsidDel="00000000" w:rsidP="00000000" w:rsidRDefault="00000000" w:rsidRPr="00000000" w14:paraId="00000BF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3 апп., Сл.: апп., І нині: свята. Стиховня свята. По “Отче наш”: тропар апп., Сл., І нині: тропар свята. Відпуст середній з помин. служби свята і апп. </w:t>
      </w:r>
    </w:p>
    <w:p w:rsidR="00000000" w:rsidDel="00000000" w:rsidP="00000000" w:rsidRDefault="00000000" w:rsidRPr="00000000" w14:paraId="00000C0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тропар апп., І нині: тропар свята. Катизми черг., сідал. свята. Пс. 50. Канон свята та апп. Катавасія по 3-ій, 6-ій, 8-ій та 9-ій пісні – ірмос канону апп. По 3-ій – конд.-ікос і сідал. апп., Сл., І нині: сідал. свята. По 6-ій – конд.-ікос свята;  по 9-ій – світил. апп. (2), Сл., І нині: світил. свята. Стиховня свята. По “Отче наш”: тропар апп., Сл., І нині: тропар свята. Відпуст, як на Вечірні. </w:t>
      </w:r>
    </w:p>
    <w:p w:rsidR="00000000" w:rsidDel="00000000" w:rsidP="00000000" w:rsidRDefault="00000000" w:rsidRPr="00000000" w14:paraId="00000C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часах тропар свята, Сл.: на 3-му та 9-му – тропар апп. Кондаки: на 1-му та 6-му – свята; на 3-му та 9-му – апп. </w:t>
      </w:r>
    </w:p>
    <w:p w:rsidR="00000000" w:rsidDel="00000000" w:rsidP="00000000" w:rsidRDefault="00000000" w:rsidRPr="00000000" w14:paraId="00000C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дня. Тропар свята, Сл., І нині: конд. свята; прокімен, алилуя і причасний свята. Ап. – 2 Кор. 191 зач.; 11, 1-6. Єв. – Лк. 40 зач.; 9, 1-6. Замість “Достойно” – ірмос 9-ї пісні канону свята з приспівом. Відпуст з помин. свята і апп. </w:t>
      </w:r>
    </w:p>
    <w:p w:rsidR="00000000" w:rsidDel="00000000" w:rsidP="00000000" w:rsidRDefault="00000000" w:rsidRPr="00000000" w14:paraId="00000C0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04">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0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C06">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23 </w:t>
      </w:r>
      <w:r w:rsidDel="00000000" w:rsidR="00000000" w:rsidRPr="00000000">
        <w:rPr>
          <w:rFonts w:ascii="Times New Roman" w:cs="Times New Roman" w:eastAsia="Times New Roman" w:hAnsi="Times New Roman"/>
          <w:i w:val="1"/>
          <w:color w:val="ff0000"/>
          <w:rtl w:val="0"/>
        </w:rPr>
        <w:t xml:space="preserve">Неділя 24-та по Зісланні Святого Духа. Глас 7. Єв. 2.</w:t>
      </w:r>
    </w:p>
    <w:p w:rsidR="00000000" w:rsidDel="00000000" w:rsidP="00000000" w:rsidRDefault="00000000" w:rsidRPr="00000000" w14:paraId="00000C0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отців наших Амфілохія, єпископа Іконійського, і Григорія, єпископа Акрагантійського. </w:t>
      </w:r>
    </w:p>
    <w:p w:rsidR="00000000" w:rsidDel="00000000" w:rsidP="00000000" w:rsidRDefault="00000000" w:rsidRPr="00000000" w14:paraId="00000C0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3 свята і 3 свв., Слава: свв., І нині: богородичний-догмат 7-го гласу. Стиховня воскресна, Слава, І нині: свята. Тропар воскресний, Слава: свв., І нині: свята. Відпуст великий з поминанням недільним і свв.</w:t>
      </w:r>
    </w:p>
    <w:p w:rsidR="00000000" w:rsidDel="00000000" w:rsidP="00000000" w:rsidRDefault="00000000" w:rsidRPr="00000000" w14:paraId="00000C0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свв., І нині: свята. Катизми чергові і сідальні воскресні. Полієлей. «Ангельський собор». Іпакой і все інше до канону – воскресне. Єв. – Мр. 70 зач.; 16, 1-8. Псалом 50. Канон воскресний, свята і свв. По 3-ій пісні – кондак-ікос свята і свв., сідальні свв. і свята. По 6-ій – кондак-ікос воскресний. На 9-ій – «Чеснішу», по 9-ій – «Свят Господь Бог наш», недільний світильний, Слава: свв., І нині: свята. Хвалитних стихир – 8: 4 воскресних і 4 свята (з двома приспівами «Приведуться цареві дівиці слідом за нею, і другині її приведуться тобі» і «Приведуться в веселості і радості, введуться до дому царевого»), Слава: стихира євангельська, І нині: «Преблагословенна». По вел. славослов’ї – тропар «Сьогодні спасіння світу». Відпуст великий з поминанням недільним і свв.</w:t>
      </w:r>
    </w:p>
    <w:p w:rsidR="00000000" w:rsidDel="00000000" w:rsidP="00000000" w:rsidRDefault="00000000" w:rsidRPr="00000000" w14:paraId="00000C0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воскресний, також Слава: на 1-му і 6-му – ще й свята, на 3-му і 9-му – ще й свв. Кондак: на 1-му і 6-му – свята, на 3-му і 9-му – воскресний.</w:t>
      </w:r>
    </w:p>
    <w:p w:rsidR="00000000" w:rsidDel="00000000" w:rsidP="00000000" w:rsidRDefault="00000000" w:rsidRPr="00000000" w14:paraId="00000C0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воскресні. Тропар воскресний і свята, Слава: кондак недільний, І нині: свята. Прокімен, апостол, алилуя, євангелія і причасний – тільки неділі. Ап. – Еф. 221 зач.; 2, 14-22. Єв. – Лк. 39 зач.; 8, 41-56. Замість „Достойно” – ірмос 9-ї пісні канону свята з приспівом.</w:t>
      </w:r>
    </w:p>
    <w:p w:rsidR="00000000" w:rsidDel="00000000" w:rsidP="00000000" w:rsidRDefault="00000000" w:rsidRPr="00000000" w14:paraId="00000C0C">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0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C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Тиждень 25-ий по Зісланні Святого Духа.</w:t>
      </w:r>
    </w:p>
    <w:p w:rsidR="00000000" w:rsidDel="00000000" w:rsidP="00000000" w:rsidRDefault="00000000" w:rsidRPr="00000000" w14:paraId="00000C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Святої великомучениці Катерини.  Святого великомученика Меркурія.</w:t>
      </w:r>
    </w:p>
    <w:p w:rsidR="00000000" w:rsidDel="00000000" w:rsidP="00000000" w:rsidRDefault="00000000" w:rsidRPr="00000000" w14:paraId="00000C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влкмчц., Слава: влкмчц., І нині: свята. На стиховні: стихири свята. Тропар влкмчц., Слава, І нині: свята. Відпуст великий з поминанням служби свята і влкмчц.</w:t>
      </w:r>
    </w:p>
    <w:p w:rsidR="00000000" w:rsidDel="00000000" w:rsidP="00000000" w:rsidRDefault="00000000" w:rsidRPr="00000000" w14:paraId="00000C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влкмчц., І нині: свята. Катизми чергові і сідальний свята. Псалом 50. Канон свята і влкмчц. По 9-ій – світильний влкмчц. Слава, І нині: світильний свята. Стиховня свята. Тропар влкмчц., Слава, І нині: свята.</w:t>
      </w:r>
    </w:p>
    <w:p w:rsidR="00000000" w:rsidDel="00000000" w:rsidP="00000000" w:rsidRDefault="00000000" w:rsidRPr="00000000" w14:paraId="00000C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влкмчц., кондаки – поперемінно, тобто: на 1-му і 6-му – свята, на 3-му і 9-му – влкмчц.</w:t>
      </w:r>
    </w:p>
    <w:p w:rsidR="00000000" w:rsidDel="00000000" w:rsidP="00000000" w:rsidRDefault="00000000" w:rsidRPr="00000000" w14:paraId="00000C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 Тропар і кондак свята. Прокімен, алилуя - свята. Ап. – 2 Сол. 274 зач.; 1, 1-10. Єв. – Лк. 65 зач.; 12, 13-15. 22-31. Замість „Достойно” – ірмос 9-ї пісні канону свята з приспівом. Причасний – свята. </w:t>
      </w:r>
    </w:p>
    <w:p w:rsidR="00000000" w:rsidDel="00000000" w:rsidP="00000000" w:rsidRDefault="00000000" w:rsidRPr="00000000" w14:paraId="00000C1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C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Віддання Введення у храм Пресвятої Богородиці.</w:t>
      </w:r>
    </w:p>
    <w:p w:rsidR="00000000" w:rsidDel="00000000" w:rsidP="00000000" w:rsidRDefault="00000000" w:rsidRPr="00000000" w14:paraId="00000C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отців наших і священномучеників Климента, папи Римського, і Петра, єпископа Олександрійського. </w:t>
      </w:r>
    </w:p>
    <w:p w:rsidR="00000000" w:rsidDel="00000000" w:rsidP="00000000" w:rsidRDefault="00000000" w:rsidRPr="00000000" w14:paraId="00000C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свята (з Великої вечірні свята); Слава, І нині: свята. Входу немає, ні читань. Стиховня ціла – свята, з Великої вечірні свята. По «Отче наш»: тропар свята (1). Відпуст середній з поминанням свята.</w:t>
      </w:r>
    </w:p>
    <w:p w:rsidR="00000000" w:rsidDel="00000000" w:rsidP="00000000" w:rsidRDefault="00000000" w:rsidRPr="00000000" w14:paraId="00000C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C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w:t>
      </w:r>
    </w:p>
    <w:p w:rsidR="00000000" w:rsidDel="00000000" w:rsidP="00000000" w:rsidRDefault="00000000" w:rsidRPr="00000000" w14:paraId="00000C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 свята. Ап. – 2 Сол. 274 зач.; 1, 10 – 2, 2. Єв. – Лк. 68 зач.; 12, 42-48. Замість «Достойно» – ірмос 9-ї пісні канону свята з приспівом. Причасний – свята. </w:t>
      </w:r>
    </w:p>
    <w:p w:rsidR="00000000" w:rsidDel="00000000" w:rsidP="00000000" w:rsidRDefault="00000000" w:rsidRPr="00000000" w14:paraId="00000C1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C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Преподобного отця нашого Аліпія Стовпника. </w:t>
      </w:r>
    </w:p>
    <w:p w:rsidR="00000000" w:rsidDel="00000000" w:rsidP="00000000" w:rsidRDefault="00000000" w:rsidRPr="00000000" w14:paraId="00000C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Пам’ять освячення храму Святого великомученика Юрія, що в Києві перед воротами Святої Софії. </w:t>
      </w:r>
    </w:p>
    <w:p w:rsidR="00000000" w:rsidDel="00000000" w:rsidP="00000000" w:rsidRDefault="00000000" w:rsidRPr="00000000" w14:paraId="00000C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Сол. 275 зач.; 2, 1-12. Єв. – Лк. 69 зач.; 12, 48-59.</w:t>
      </w:r>
    </w:p>
    <w:p w:rsidR="00000000" w:rsidDel="00000000" w:rsidP="00000000" w:rsidRDefault="00000000" w:rsidRPr="00000000" w14:paraId="00000C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C2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Святого великомученика Якова Перського. Преподобного отця нашого Палладія. </w:t>
      </w:r>
    </w:p>
    <w:p w:rsidR="00000000" w:rsidDel="00000000" w:rsidP="00000000" w:rsidRDefault="00000000" w:rsidRPr="00000000" w14:paraId="00000C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влкмч., Сл.,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 </w:t>
      </w:r>
    </w:p>
    <w:p w:rsidR="00000000" w:rsidDel="00000000" w:rsidP="00000000" w:rsidRDefault="00000000" w:rsidRPr="00000000" w14:paraId="00000C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 </w:t>
      </w:r>
    </w:p>
    <w:p w:rsidR="00000000" w:rsidDel="00000000" w:rsidP="00000000" w:rsidRDefault="00000000" w:rsidRPr="00000000" w14:paraId="00000C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 </w:t>
      </w:r>
    </w:p>
    <w:p w:rsidR="00000000" w:rsidDel="00000000" w:rsidP="00000000" w:rsidRDefault="00000000" w:rsidRPr="00000000" w14:paraId="00000C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Сол. 276 зач.; 2, 13 – 3, 5. Єв. – Лк. 70 зач.; 13, 1-9.</w:t>
      </w:r>
    </w:p>
    <w:p w:rsidR="00000000" w:rsidDel="00000000" w:rsidP="00000000" w:rsidRDefault="00000000" w:rsidRPr="00000000" w14:paraId="00000C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C3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 Преподобномученика Стефана Нового. Святого мученика Іринарха. </w:t>
      </w:r>
    </w:p>
    <w:p w:rsidR="00000000" w:rsidDel="00000000" w:rsidP="00000000" w:rsidRDefault="00000000" w:rsidRPr="00000000" w14:paraId="00000C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прп., Сл.: прп.,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Сол. 277 зач.; 3, 6-18. Єв. – Лк. 73 зач.; 13, 31-35.</w:t>
      </w:r>
    </w:p>
    <w:p w:rsidR="00000000" w:rsidDel="00000000" w:rsidP="00000000" w:rsidRDefault="00000000" w:rsidRPr="00000000" w14:paraId="00000C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3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p>
    <w:p w:rsidR="00000000" w:rsidDel="00000000" w:rsidP="00000000" w:rsidRDefault="00000000" w:rsidRPr="00000000" w14:paraId="00000C3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Святого мученика Парамона. Святого мученика Філумена. Преподобного Акакія, що згадується в «Ліствиці».</w:t>
      </w:r>
    </w:p>
    <w:p w:rsidR="00000000" w:rsidDel="00000000" w:rsidP="00000000" w:rsidRDefault="00000000" w:rsidRPr="00000000" w14:paraId="00000C3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3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 і 3 Октоїха, Сл., І нині: богородичний-догмат 7-го гласу. Прокімен дня. Стиховня Октоїха. По «Отче наш»: тропар мч., Сл., І нині: богородичний воскресний за гласом тропаря мч. Відпуст великий з помин. цілого тижня і мч. </w:t>
      </w:r>
    </w:p>
    <w:p w:rsidR="00000000" w:rsidDel="00000000" w:rsidP="00000000" w:rsidRDefault="00000000" w:rsidRPr="00000000" w14:paraId="00000C3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3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 (2), Сл., І нині: богородичний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святого, то канон мч., храмового святого та Октоїха. По 9-ій пісні – світильний Октоїха, Сл.: мч., І нині: його богородичний. Стиховня Октоїха. По «Отче наш»: тропар мч., Сл., І нині: богородичний відпустовий за гласом тропаря мч. і за днем тижня. Відпуст великий з поминанням усього тижня і мч. </w:t>
      </w:r>
    </w:p>
    <w:p w:rsidR="00000000" w:rsidDel="00000000" w:rsidP="00000000" w:rsidRDefault="00000000" w:rsidRPr="00000000" w14:paraId="00000C3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3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 </w:t>
      </w:r>
    </w:p>
    <w:p w:rsidR="00000000" w:rsidDel="00000000" w:rsidP="00000000" w:rsidRDefault="00000000" w:rsidRPr="00000000" w14:paraId="00000C4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4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Гал. 199 зач.; 1, 3-10. Єв. – Лк. 46 зач.; 9, 37-43.</w:t>
      </w:r>
    </w:p>
    <w:p w:rsidR="00000000" w:rsidDel="00000000" w:rsidP="00000000" w:rsidRDefault="00000000" w:rsidRPr="00000000" w14:paraId="00000C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3">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4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C45">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30 </w:t>
      </w:r>
      <w:r w:rsidDel="00000000" w:rsidR="00000000" w:rsidRPr="00000000">
        <w:rPr>
          <w:rFonts w:ascii="Times New Roman" w:cs="Times New Roman" w:eastAsia="Times New Roman" w:hAnsi="Times New Roman"/>
          <w:i w:val="1"/>
          <w:color w:val="ff0000"/>
          <w:rtl w:val="0"/>
        </w:rPr>
        <w:t xml:space="preserve">Неділя 25-та по Зісланні Святого Духа. Глас 8. Єв. 3.</w:t>
      </w:r>
    </w:p>
    <w:p w:rsidR="00000000" w:rsidDel="00000000" w:rsidP="00000000" w:rsidRDefault="00000000" w:rsidRPr="00000000" w14:paraId="00000C4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всехвального апостола Андрія Первозванного. </w:t>
      </w:r>
    </w:p>
    <w:p w:rsidR="00000000" w:rsidDel="00000000" w:rsidP="00000000" w:rsidRDefault="00000000" w:rsidRPr="00000000" w14:paraId="00000C4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ап., Слава: ап., І нині: богородичний-догмат 8-го гласу. Прокімен дня і три читання ап.: 1 Пт. 1:1-25,2:1-6; 1 Пт. 2:21-25,3:1-9; 1 Пт. 4:1-11. Стиховня воскресна, Сл.: ап., І нині: богородичний з недільної стиховні за гласом «Слава». Тропар воскресний, Слава: ап., І нині: богородичний воскресний за гласом тропаря ап. Відпуст великий недільний, з поминанням ап. </w:t>
      </w:r>
    </w:p>
    <w:p w:rsidR="00000000" w:rsidDel="00000000" w:rsidP="00000000" w:rsidRDefault="00000000" w:rsidRPr="00000000" w14:paraId="00000C48">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4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ап., І нині: богородичний воскрес. за гласом «Слава». Катизми черг., сідал. воскрес., також Полієлей з величанням ап. (без «Сл., І нині. Алилуя, алилуя, алилуя. Слава Тобі, Боже») і одразу «Ангельський собор», іпакой воскресний, також 1-й і 2-й сідальний ап. без богородичних, Слава: 3-й сідальний ап., І нині: його богородичний. Степенна та прокімен 8-го гласу. Єв. – Мр. 71 зач.; 16, 9-20.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«Воскресіння Христове». Пс. 50. Стихира недільна. Канон воскресний, Богородиці і ап. Катавасія “Христос народжується”. По 3-ій пісні – кондак-ікос і сідальний ап. По 6-ій – кондак-ікос воскресний. На 9-ій пісні – «Чеснішу від херувимів». По 9-ій – «Свят Господь Бог наш» і світильний воскресний, Сл.: ап., І нині: богородичний воскресного світильного. На хвалитних – 8 стихир: 4 воскресних і 4 ап. з приспівами, поданими на стиховні вечірні, Сл.: стихира євангельська, І нині: «Преблагословенна». По вел. славослов’ї тропар “Воскресши із гробу”. Відпуст великий недільний, з поминанням ап. </w:t>
      </w:r>
    </w:p>
    <w:p w:rsidR="00000000" w:rsidDel="00000000" w:rsidP="00000000" w:rsidRDefault="00000000" w:rsidRPr="00000000" w14:paraId="00000C4A">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4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ап.; кондаки – поперемінно, тобто: на 1-му і 6-му – воскресний, на 3-му і 9-му – ап.  </w:t>
      </w:r>
    </w:p>
    <w:p w:rsidR="00000000" w:rsidDel="00000000" w:rsidP="00000000" w:rsidRDefault="00000000" w:rsidRPr="00000000" w14:paraId="00000C4C">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4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ап.; також кондак воскресний, Слава: ап., І нині: богородичний (або один зі свят богородичних за гласом наславника). Прокімен, апостол, алилуя, євангелія і причасний – спочатку неділі, а після – ап. Ряд.: Ап. – Еф. 224 зач.; 4, 1-6. Єв. – Лк. 53 зач.; 10, 25-37. Ап.: Ап. – 1 Кор. 131 зач.; 4, 9-16. Єв. – Ів. 4 зач.; 1, 35-51.</w:t>
      </w:r>
    </w:p>
    <w:p w:rsidR="00000000" w:rsidDel="00000000" w:rsidP="00000000" w:rsidRDefault="00000000" w:rsidRPr="00000000" w14:paraId="00000C4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C4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C50">
      <w:pPr>
        <w:pStyle w:val="Heading1"/>
        <w:rPr>
          <w:rFonts w:ascii="Times New Roman" w:cs="Times New Roman" w:eastAsia="Times New Roman" w:hAnsi="Times New Roman"/>
          <w:sz w:val="28"/>
          <w:szCs w:val="28"/>
        </w:rPr>
      </w:pPr>
      <w:bookmarkStart w:colFirst="0" w:colLast="0" w:name="_heading=h.z337ya" w:id="15"/>
      <w:bookmarkEnd w:id="15"/>
      <w:r w:rsidDel="00000000" w:rsidR="00000000" w:rsidRPr="00000000">
        <w:rPr>
          <w:rFonts w:ascii="Times New Roman" w:cs="Times New Roman" w:eastAsia="Times New Roman" w:hAnsi="Times New Roman"/>
          <w:sz w:val="28"/>
          <w:szCs w:val="28"/>
          <w:rtl w:val="0"/>
        </w:rPr>
        <w:t xml:space="preserve">Грудень</w:t>
      </w:r>
    </w:p>
    <w:p w:rsidR="00000000" w:rsidDel="00000000" w:rsidP="00000000" w:rsidRDefault="00000000" w:rsidRPr="00000000" w14:paraId="00000C5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C5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Тиждень 26-ий по Зісланні Святого Духа.</w:t>
      </w:r>
    </w:p>
    <w:p w:rsidR="00000000" w:rsidDel="00000000" w:rsidP="00000000" w:rsidRDefault="00000000" w:rsidRPr="00000000" w14:paraId="00000C5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пророка Наума.  </w:t>
      </w:r>
    </w:p>
    <w:p w:rsidR="00000000" w:rsidDel="00000000" w:rsidP="00000000" w:rsidRDefault="00000000" w:rsidRPr="00000000" w14:paraId="00000C5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 </w:t>
      </w:r>
    </w:p>
    <w:p w:rsidR="00000000" w:rsidDel="00000000" w:rsidP="00000000" w:rsidRDefault="00000000" w:rsidRPr="00000000" w14:paraId="00000C5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 </w:t>
      </w:r>
    </w:p>
    <w:p w:rsidR="00000000" w:rsidDel="00000000" w:rsidP="00000000" w:rsidRDefault="00000000" w:rsidRPr="00000000" w14:paraId="00000C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прор. </w:t>
      </w:r>
    </w:p>
    <w:p w:rsidR="00000000" w:rsidDel="00000000" w:rsidP="00000000" w:rsidRDefault="00000000" w:rsidRPr="00000000" w14:paraId="00000C5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278 зач.; 1, 1-7. Єв. – Лк. 75 зач.; 14, 12-15.</w:t>
      </w:r>
    </w:p>
    <w:p w:rsidR="00000000" w:rsidDel="00000000" w:rsidP="00000000" w:rsidRDefault="00000000" w:rsidRPr="00000000" w14:paraId="00000C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C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Святого пророка Аввакума.</w:t>
      </w:r>
    </w:p>
    <w:p w:rsidR="00000000" w:rsidDel="00000000" w:rsidP="00000000" w:rsidRDefault="00000000" w:rsidRPr="00000000" w14:paraId="00000C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Блаженного священномученика Івана Слезюка, єпископа.</w:t>
      </w:r>
    </w:p>
    <w:p w:rsidR="00000000" w:rsidDel="00000000" w:rsidP="00000000" w:rsidRDefault="00000000" w:rsidRPr="00000000" w14:paraId="00000C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  </w:t>
      </w:r>
    </w:p>
    <w:p w:rsidR="00000000" w:rsidDel="00000000" w:rsidP="00000000" w:rsidRDefault="00000000" w:rsidRPr="00000000" w14:paraId="00000C5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5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  </w:t>
      </w:r>
    </w:p>
    <w:p w:rsidR="00000000" w:rsidDel="00000000" w:rsidP="00000000" w:rsidRDefault="00000000" w:rsidRPr="00000000" w14:paraId="00000C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прор. </w:t>
      </w:r>
    </w:p>
    <w:p w:rsidR="00000000" w:rsidDel="00000000" w:rsidP="00000000" w:rsidRDefault="00000000" w:rsidRPr="00000000" w14:paraId="00000C6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6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279 зач.; 1, 8-14. Єв. – Лк. 77 зач.; 14, 25-35.</w:t>
      </w:r>
    </w:p>
    <w:p w:rsidR="00000000" w:rsidDel="00000000" w:rsidP="00000000" w:rsidRDefault="00000000" w:rsidRPr="00000000" w14:paraId="00000C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C6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Святого пророка Софонії.  </w:t>
      </w:r>
    </w:p>
    <w:p w:rsidR="00000000" w:rsidDel="00000000" w:rsidP="00000000" w:rsidRDefault="00000000" w:rsidRPr="00000000" w14:paraId="00000C6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прор., Сл., І нині: хрестобогород.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 </w:t>
      </w:r>
    </w:p>
    <w:p w:rsidR="00000000" w:rsidDel="00000000" w:rsidP="00000000" w:rsidRDefault="00000000" w:rsidRPr="00000000" w14:paraId="00000C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 </w:t>
      </w:r>
    </w:p>
    <w:p w:rsidR="00000000" w:rsidDel="00000000" w:rsidP="00000000" w:rsidRDefault="00000000" w:rsidRPr="00000000" w14:paraId="00000C6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прор. </w:t>
      </w:r>
    </w:p>
    <w:p w:rsidR="00000000" w:rsidDel="00000000" w:rsidP="00000000" w:rsidRDefault="00000000" w:rsidRPr="00000000" w14:paraId="00000C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281 зач.; 1, 18-20; 2, 8-15. Єв. – Лк. 78 зач.; 15, 1-10.</w:t>
      </w:r>
    </w:p>
    <w:p w:rsidR="00000000" w:rsidDel="00000000" w:rsidP="00000000" w:rsidRDefault="00000000" w:rsidRPr="00000000" w14:paraId="00000C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C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Святої великомучениці Варвари. </w:t>
      </w:r>
    </w:p>
    <w:p w:rsidR="00000000" w:rsidDel="00000000" w:rsidP="00000000" w:rsidRDefault="00000000" w:rsidRPr="00000000" w14:paraId="00000C6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Івана Дамаскина. </w:t>
      </w:r>
    </w:p>
    <w:p w:rsidR="00000000" w:rsidDel="00000000" w:rsidP="00000000" w:rsidRDefault="00000000" w:rsidRPr="00000000" w14:paraId="00000C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влкмчц., 3 прп., Сл.: влкмчц., І нині: богородичний. Прокімен дня. Стиховня Октоїха. По «Отче наш»: тропар влкмчц., Сл.: прп., І нині: богород. відпустовий за гласом тропаря прп. і за днем тижня. Відпуст середній з помин. влкмчц. і прп. </w:t>
      </w:r>
    </w:p>
    <w:p w:rsidR="00000000" w:rsidDel="00000000" w:rsidP="00000000" w:rsidRDefault="00000000" w:rsidRPr="00000000" w14:paraId="00000C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влкмчц.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влкмчц. і прп. На 9-ій пісні – «Чеснішу від херувимів». По 9-ій – світильний Октоїха, влкмчц., Сл.: прп., І нині: богородичний. Стиховня Октоїха. По «Отче наш»: тропар влкмчц., Сл.: прп., І нині: богород. за гласом тропаря прп. і за днем тижня. Відпуст середній з помин. влкмчц. і прп.  </w:t>
      </w:r>
    </w:p>
    <w:p w:rsidR="00000000" w:rsidDel="00000000" w:rsidP="00000000" w:rsidRDefault="00000000" w:rsidRPr="00000000" w14:paraId="00000C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влкмчц. та 9-му – прп. </w:t>
      </w:r>
    </w:p>
    <w:p w:rsidR="00000000" w:rsidDel="00000000" w:rsidP="00000000" w:rsidRDefault="00000000" w:rsidRPr="00000000" w14:paraId="00000C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Тим. 283 зач.; 3, 1-13. Єв. – Лк. 80 зач.; 16, 1-9.</w:t>
      </w:r>
    </w:p>
    <w:p w:rsidR="00000000" w:rsidDel="00000000" w:rsidP="00000000" w:rsidRDefault="00000000" w:rsidRPr="00000000" w14:paraId="00000C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7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7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C7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5🕂 Преподобного й богоносного отця нашого Сави Освященного. </w:t>
      </w:r>
    </w:p>
    <w:p w:rsidR="00000000" w:rsidDel="00000000" w:rsidP="00000000" w:rsidRDefault="00000000" w:rsidRPr="00000000" w14:paraId="00000C7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прп. Слава: прп, І нині: богородичний-догмат за гласом наславника. Прокімен дня і три читання прп: Муд. 3:1-9, Муд. 5:15-6:3, Муд. 4:7-15. Стиховня ціла прп., зі своїми приспівами. Тропар прп. Слава, І нині: богородичний з недільних за гласом тропаря прп. Відпуст великий з поминанням тільки служби прп. </w:t>
      </w:r>
    </w:p>
    <w:p w:rsidR="00000000" w:rsidDel="00000000" w:rsidP="00000000" w:rsidRDefault="00000000" w:rsidRPr="00000000" w14:paraId="00000C7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прп. (2), Слава, І нині: богородичний з недільних, за гласом тропаря прп. Катизми чергові зі сідальними прп., також полієлей з величаннями і сідальний прп. Степенна 4-го гласу, перший антифон. Прокімен, Єв. Лк. 24 зач.; 6, 17-23. Пс. 50, і стихира прп. Канон Богородиці і прп. Катавасія рядова: «Христос народжується». По 3-ій пісні – сідальний прп. По 6-ій – кондак-ікос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 </w:t>
      </w:r>
    </w:p>
    <w:p w:rsidR="00000000" w:rsidDel="00000000" w:rsidP="00000000" w:rsidRDefault="00000000" w:rsidRPr="00000000" w14:paraId="00000C7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прп. </w:t>
      </w:r>
    </w:p>
    <w:p w:rsidR="00000000" w:rsidDel="00000000" w:rsidP="00000000" w:rsidRDefault="00000000" w:rsidRPr="00000000" w14:paraId="00000C7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прп.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Тим. 285 зач.; 4, 4-8. 16. Єв. – Лк. 82 зач.; 16, 15-18; 17, 1-4.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Євр. 335 зач.; 13, 17-21. Єв. – Мт. 43 зач.; 11, 27-30.</w:t>
      </w:r>
    </w:p>
    <w:p w:rsidR="00000000" w:rsidDel="00000000" w:rsidP="00000000" w:rsidRDefault="00000000" w:rsidRPr="00000000" w14:paraId="00000C7C">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7D">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7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7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C80">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color w:val="ff0000"/>
          <w:rtl w:val="0"/>
        </w:rPr>
        <w:t xml:space="preserve">6 </w:t>
      </w:r>
      <w:r w:rsidDel="00000000" w:rsidR="00000000" w:rsidRPr="00000000">
        <w:rPr>
          <w:rFonts w:ascii="Times New Roman" w:cs="Times New Roman" w:eastAsia="Times New Roman" w:hAnsi="Times New Roman"/>
          <w:b w:val="1"/>
          <w:color w:val="ff0000"/>
          <w:rtl w:val="0"/>
        </w:rPr>
        <w:t xml:space="preserve">🕁 Святого отця нашого Миколая, архиєпископа Мир Ликійських, чудотворця.</w:t>
      </w:r>
    </w:p>
    <w:p w:rsidR="00000000" w:rsidDel="00000000" w:rsidP="00000000" w:rsidRDefault="00000000" w:rsidRPr="00000000" w14:paraId="00000C8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свят., Слава: свят., І нині: стихира передсвяття Різдва «Вертепе, гарно прикрасися». Прокімен дня і три читання свят.: Прип. 3:13-16, Прип. 8:22-30, Муд. 4:7-15. Стихири на литії свят. Стиховня свят., зі своїми приспівами. На благословенні хлібів: Тропар свят., двічі і «Богородице Діво» раз. Відпуст великий з поминанням тільки служби свят.</w:t>
      </w:r>
    </w:p>
    <w:p w:rsidR="00000000" w:rsidDel="00000000" w:rsidP="00000000" w:rsidRDefault="00000000" w:rsidRPr="00000000" w14:paraId="00000C82">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 (2), Слава, І нині: богородичний з недільних, за гласом тропаря свят. Катизми чергові з сідальними свят., також полієлей з величаннями і пополієлейний сідальний свят. Степенна 4-го гласу, перший антифон. Прокімен, Єв. – Ів. 36 зач.; 10, 9-16. Пс. 50, і стихира свят. Канон Богородиці і два свят. Катавасія “Христос народжується”. По 3-ій пісні – сідальний свят. По 6-ій – кондак-ікос свят. По 9-ій – світильний свят. Хвалитні стихири свят. – 6. Слава: свят., І нині: богородичний, за гласом наславника. По великому славослов’ї з трисвятим – тропар свят., Слава, І нині: богородичний з недільних за гласом тропаря свят. Відпуст великий з поминанням тільки служби свят.</w:t>
      </w:r>
    </w:p>
    <w:p w:rsidR="00000000" w:rsidDel="00000000" w:rsidP="00000000" w:rsidRDefault="00000000" w:rsidRPr="00000000" w14:paraId="00000C83">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w:t>
      </w:r>
    </w:p>
    <w:p w:rsidR="00000000" w:rsidDel="00000000" w:rsidP="00000000" w:rsidRDefault="00000000" w:rsidRPr="00000000" w14:paraId="00000C84">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свят.</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Євр. 335 зач.;13, 17-21. Єв. – Лк. 24 зач.; 6, 17-22.</w:t>
      </w:r>
    </w:p>
    <w:p w:rsidR="00000000" w:rsidDel="00000000" w:rsidP="00000000" w:rsidRDefault="00000000" w:rsidRPr="00000000" w14:paraId="00000C85">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8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8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C88">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7 </w:t>
      </w:r>
      <w:r w:rsidDel="00000000" w:rsidR="00000000" w:rsidRPr="00000000">
        <w:rPr>
          <w:rFonts w:ascii="Times New Roman" w:cs="Times New Roman" w:eastAsia="Times New Roman" w:hAnsi="Times New Roman"/>
          <w:i w:val="1"/>
          <w:color w:val="ff0000"/>
          <w:rtl w:val="0"/>
        </w:rPr>
        <w:t xml:space="preserve">Неділя 26-та по Зісланні Святого Духа. Глас 1. Єв. 4.</w:t>
      </w:r>
    </w:p>
    <w:p w:rsidR="00000000" w:rsidDel="00000000" w:rsidP="00000000" w:rsidRDefault="00000000" w:rsidRPr="00000000" w14:paraId="00000C8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отця нашого Амвросія, єпископа Медіоланського. </w:t>
      </w:r>
    </w:p>
    <w:p w:rsidR="00000000" w:rsidDel="00000000" w:rsidP="00000000" w:rsidRDefault="00000000" w:rsidRPr="00000000" w14:paraId="00000C8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свт., Сл.: свт., І нині: богородичний-догмат 1-го гласу. Прокімен дня. Стиховня воскресна. По «Отче наш» – тропар воскресний, Сл.: свт., І нині: богород. воскресний за гласом «Слава». Відпуст великий воскресний, з помин. свт. </w:t>
      </w:r>
    </w:p>
    <w:p w:rsidR="00000000" w:rsidDel="00000000" w:rsidP="00000000" w:rsidRDefault="00000000" w:rsidRPr="00000000" w14:paraId="00000C8B">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8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свт., І нині: богород. воскресний за гласом «Слава». Катизми чергові, сідал. воскресні. Полієлей. «Ангельський собор», іпакой, степенна та прокімен 1-го гласу. Єв. – Лк. 112 зач.; 24, 1-12. «Воскресіння Христове». Пс. 50. Стихира недільна. Канон воскресний, хрестовоскресний, Богородиці і свт. Катавасія чергова: “Христос народжується”. По 3-ій пісні – кондак і сідальний свт. По 6-ій – кондак-ікос воскресний. На 9-ій пісні – «Чеснішу від херувимів». По 9-ій пісні – «Свят Господь Бог наш» і світильний воскресний, Сл.: свт.,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свт. </w:t>
      </w:r>
    </w:p>
    <w:p w:rsidR="00000000" w:rsidDel="00000000" w:rsidP="00000000" w:rsidRDefault="00000000" w:rsidRPr="00000000" w14:paraId="00000C8D">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8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свт., на 6-му – храму. Кондаки: на 1-му – воскресний, на 3-му і 9-му – свт., на 6-му храму. </w:t>
      </w:r>
    </w:p>
    <w:p w:rsidR="00000000" w:rsidDel="00000000" w:rsidP="00000000" w:rsidRDefault="00000000" w:rsidRPr="00000000" w14:paraId="00000C8F">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9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Ап. </w:t>
      </w:r>
      <w:r w:rsidDel="00000000" w:rsidR="00000000" w:rsidRPr="00000000">
        <w:rPr>
          <w:rFonts w:ascii="Times New Roman" w:cs="Times New Roman" w:eastAsia="Times New Roman" w:hAnsi="Times New Roman"/>
          <w:color w:val="ff0000"/>
          <w:rtl w:val="0"/>
        </w:rPr>
        <w:t xml:space="preserve">– Еф. 229 зач.; 5, 9-19.</w:t>
      </w:r>
      <w:r w:rsidDel="00000000" w:rsidR="00000000" w:rsidRPr="00000000">
        <w:rPr>
          <w:rFonts w:ascii="Times New Roman" w:cs="Times New Roman" w:eastAsia="Times New Roman" w:hAnsi="Times New Roman"/>
          <w:i w:val="1"/>
          <w:color w:val="ff0000"/>
          <w:rtl w:val="0"/>
        </w:rPr>
        <w:t xml:space="preserve"> Єв. </w:t>
      </w:r>
      <w:r w:rsidDel="00000000" w:rsidR="00000000" w:rsidRPr="00000000">
        <w:rPr>
          <w:rFonts w:ascii="Times New Roman" w:cs="Times New Roman" w:eastAsia="Times New Roman" w:hAnsi="Times New Roman"/>
          <w:color w:val="ff0000"/>
          <w:rtl w:val="0"/>
        </w:rPr>
        <w:t xml:space="preserve">– Лк. 66 зач.; 12, 16-21. Причасний «Хваліте».</w:t>
      </w:r>
    </w:p>
    <w:p w:rsidR="00000000" w:rsidDel="00000000" w:rsidP="00000000" w:rsidRDefault="00000000" w:rsidRPr="00000000" w14:paraId="00000C91">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92">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9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C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Тиждень 27-ий по Зісланні Святого Духа.</w:t>
      </w:r>
    </w:p>
    <w:p w:rsidR="00000000" w:rsidDel="00000000" w:rsidP="00000000" w:rsidRDefault="00000000" w:rsidRPr="00000000" w14:paraId="00000C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Патапія. </w:t>
      </w:r>
    </w:p>
    <w:p w:rsidR="00000000" w:rsidDel="00000000" w:rsidP="00000000" w:rsidRDefault="00000000" w:rsidRPr="00000000" w14:paraId="00000C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285 зач.; 5, 1-10. Єв. – Лк. 86 зач.; 17, 20-25.</w:t>
      </w:r>
    </w:p>
    <w:p w:rsidR="00000000" w:rsidDel="00000000" w:rsidP="00000000" w:rsidRDefault="00000000" w:rsidRPr="00000000" w14:paraId="00000C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9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9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w:t>
      </w:r>
    </w:p>
    <w:p w:rsidR="00000000" w:rsidDel="00000000" w:rsidP="00000000" w:rsidRDefault="00000000" w:rsidRPr="00000000" w14:paraId="00000C9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w:t>
      </w:r>
      <w:r w:rsidDel="00000000" w:rsidR="00000000" w:rsidRPr="00000000">
        <w:rPr>
          <w:rFonts w:ascii="Times New Roman" w:cs="Times New Roman" w:eastAsia="Times New Roman" w:hAnsi="Times New Roman"/>
          <w:b w:val="1"/>
          <w:color w:val="ff0000"/>
          <w:rtl w:val="0"/>
        </w:rPr>
        <w:t xml:space="preserve">🕁 Непорочне Зачаття Пресвятої  Богородиці св. Анною.</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9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(блакитні ризи)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Бут. 3:1-15, Юдити 13:4-20, Естери 7: 1-10. На литії всі стихири – свята. На стиховні: стихири свята. На благословенні хлібів: тропар свята тричі. Відпуст великий з поминанням свята. </w:t>
      </w:r>
    </w:p>
    <w:p w:rsidR="00000000" w:rsidDel="00000000" w:rsidP="00000000" w:rsidRDefault="00000000" w:rsidRPr="00000000" w14:paraId="00000CA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1:39-49,56. Псалом 50. Стихира свята. Канони два свята. Катавасія чергова – «Христос народжується». По 3-ій пісні – сідальний свята, по 6-ій – кондак-ікос свята. На 9-ій пісні «Чеснішу» не співаємо, але приспіви святкові до ірмосів і тропарів канону. По 9-ій пісні – світильний свята.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CA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часах – тропар і кондак свята.</w:t>
      </w:r>
    </w:p>
    <w:p w:rsidR="00000000" w:rsidDel="00000000" w:rsidP="00000000" w:rsidRDefault="00000000" w:rsidRPr="00000000" w14:paraId="00000CA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 Тропар, кондак, прокімен, алилуя, причасний свята. Ап. – Гал. 210 зач.; 4, 22-31. Єв. – Лк. 36 зач.; 8, 16-21. Замість «Достойно» – приспів і ірмос свята.</w:t>
      </w:r>
    </w:p>
    <w:p w:rsidR="00000000" w:rsidDel="00000000" w:rsidP="00000000" w:rsidRDefault="00000000" w:rsidRPr="00000000" w14:paraId="00000CA3">
      <w:pPr>
        <w:spacing w:after="240"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w:t>
      </w:r>
    </w:p>
    <w:p w:rsidR="00000000" w:rsidDel="00000000" w:rsidP="00000000" w:rsidRDefault="00000000" w:rsidRPr="00000000" w14:paraId="00000CA4">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color w:val="ff0000"/>
          <w:rtl w:val="0"/>
        </w:rPr>
        <w:t xml:space="preserve">Примітка:</w:t>
      </w:r>
      <w:r w:rsidDel="00000000" w:rsidR="00000000" w:rsidRPr="00000000">
        <w:rPr>
          <w:rFonts w:ascii="Times New Roman" w:cs="Times New Roman" w:eastAsia="Times New Roman" w:hAnsi="Times New Roman"/>
          <w:i w:val="1"/>
          <w:color w:val="ff0000"/>
          <w:rtl w:val="0"/>
        </w:rPr>
        <w:t xml:space="preserve"> Свято Зачаття Пресвятої Богородиці св. Анною згідно з місяцесловами, поданими в книзі Євангелія, Апостола і Часослова, виданих Римською Апостольською столицею для УГКЦ у ХХ ст. (т. зв. recentio ruthena), обмежується одним днем і не має ні передсвяття, ні посвяття.</w:t>
      </w:r>
    </w:p>
    <w:p w:rsidR="00000000" w:rsidDel="00000000" w:rsidP="00000000" w:rsidRDefault="00000000" w:rsidRPr="00000000" w14:paraId="00000CA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6">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C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Святих мучеників Мини, Єрмогена і Євграфа. </w:t>
      </w:r>
    </w:p>
    <w:p w:rsidR="00000000" w:rsidDel="00000000" w:rsidP="00000000" w:rsidRDefault="00000000" w:rsidRPr="00000000" w14:paraId="00000C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C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C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C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287 зач.; 5, 22 – 6, 11. Єв. – Лк. 90 зач.; 18, 15-17. 26-30.</w:t>
      </w:r>
    </w:p>
    <w:p w:rsidR="00000000" w:rsidDel="00000000" w:rsidP="00000000" w:rsidRDefault="00000000" w:rsidRPr="00000000" w14:paraId="00000C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C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Преподобного отця нашого Даниїла Стовпника. </w:t>
      </w:r>
    </w:p>
    <w:p w:rsidR="00000000" w:rsidDel="00000000" w:rsidP="00000000" w:rsidRDefault="00000000" w:rsidRPr="00000000" w14:paraId="00000C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289 зач.; 6, 17-21. Єв. – Лк. 92 зач.; 18, 31-34.</w:t>
      </w:r>
    </w:p>
    <w:p w:rsidR="00000000" w:rsidDel="00000000" w:rsidP="00000000" w:rsidRDefault="00000000" w:rsidRPr="00000000" w14:paraId="00000CB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B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B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C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 Преподобного отця нашого Спиридона, чудотворця, єпископа Тримитійського. </w:t>
      </w:r>
    </w:p>
    <w:p w:rsidR="00000000" w:rsidDel="00000000" w:rsidP="00000000" w:rsidRDefault="00000000" w:rsidRPr="00000000" w14:paraId="00000CB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прп., Сл.: прп.,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B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Тим. 290 зач.; 1, 1-2. 8-18. Єв. – Лк. 95 зач.; 19, 12-28.</w:t>
      </w:r>
    </w:p>
    <w:p w:rsidR="00000000" w:rsidDel="00000000" w:rsidP="00000000" w:rsidRDefault="00000000" w:rsidRPr="00000000" w14:paraId="00000C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B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B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CC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13🕂 Святих мучеників Євстратія, Авксентія, Євгенія, Мардарія й Ореста. Святої мучениці Лукії, діви. </w:t>
      </w:r>
    </w:p>
    <w:p w:rsidR="00000000" w:rsidDel="00000000" w:rsidP="00000000" w:rsidRDefault="00000000" w:rsidRPr="00000000" w14:paraId="00000CC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мчч. Слава: мчч., І нині: богородичний-догмат 1-го гласу. Три читання: Іс. 43:9-14, Муд. 3:1-9, Муд. 4:7-15 5:15-23; 6:1-3. Стиховня мчч. з їх приспівами, Слава: мчч., І нині: богород. з недільної стиховні за гласом «Слава». Тропар мчч., Слава, І нині: богород. недільний за гласом тропаря мчч. Відпуст великий з поминанням мчч.</w:t>
      </w:r>
    </w:p>
    <w:p w:rsidR="00000000" w:rsidDel="00000000" w:rsidP="00000000" w:rsidRDefault="00000000" w:rsidRPr="00000000" w14:paraId="00000CC2">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мчч. (2), Слава, І нині: богород. недільний за гласом тропаря мчч. Катизми чергові з сідальними мчч. Полієлей з величаннями, також сідальний мчч. Степенна 4-го гласу, 1-й антифон. Все інше до канону – мчч. Єв. – Мт. 36 зач.; 10:16-22. Канон Богородиці і два мчч. Катавасія чергова: «Христос народжується». По 3-ій пісні – кондак і сідальний мчч., по 6-ій – інший кондак-ікос мчч. По 9-ій – світильний мчч. Хвалитних стихир 4 мчч., Слава: мчч., І нині: богород. По великому славослов’ї – тропар мчч., Слава, І нині: богород. недільний за гласом тропаря мчч. Відпуст великий з поминанням мчч.</w:t>
      </w:r>
    </w:p>
    <w:p w:rsidR="00000000" w:rsidDel="00000000" w:rsidP="00000000" w:rsidRDefault="00000000" w:rsidRPr="00000000" w14:paraId="00000CC3">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і кондак мчч.</w:t>
      </w:r>
    </w:p>
    <w:p w:rsidR="00000000" w:rsidDel="00000000" w:rsidP="00000000" w:rsidRDefault="00000000" w:rsidRPr="00000000" w14:paraId="00000CC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 мчч. Апостол і євангелія – дня і мчч.: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Гал. 213 зач.; 5, 22 – 6, 2. Єв. – Лк. 51 зач.; 10, 19-21. </w:t>
      </w:r>
      <w:r w:rsidDel="00000000" w:rsidR="00000000" w:rsidRPr="00000000">
        <w:rPr>
          <w:rFonts w:ascii="Times New Roman" w:cs="Times New Roman" w:eastAsia="Times New Roman" w:hAnsi="Times New Roman"/>
          <w:i w:val="1"/>
          <w:color w:val="ff0000"/>
          <w:rtl w:val="0"/>
        </w:rPr>
        <w:t xml:space="preserve">Мчч.:</w:t>
      </w:r>
      <w:r w:rsidDel="00000000" w:rsidR="00000000" w:rsidRPr="00000000">
        <w:rPr>
          <w:rFonts w:ascii="Times New Roman" w:cs="Times New Roman" w:eastAsia="Times New Roman" w:hAnsi="Times New Roman"/>
          <w:color w:val="ff0000"/>
          <w:rtl w:val="0"/>
        </w:rPr>
        <w:t xml:space="preserve"> Ап. – Еф. 233 зач.; 6, 10-17. Єв. – Лк. 106 зач.; 21, 12-19.</w:t>
      </w:r>
    </w:p>
    <w:p w:rsidR="00000000" w:rsidDel="00000000" w:rsidP="00000000" w:rsidRDefault="00000000" w:rsidRPr="00000000" w14:paraId="00000CC5">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C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CC8">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14 </w:t>
      </w:r>
      <w:r w:rsidDel="00000000" w:rsidR="00000000" w:rsidRPr="00000000">
        <w:rPr>
          <w:rFonts w:ascii="Times New Roman" w:cs="Times New Roman" w:eastAsia="Times New Roman" w:hAnsi="Times New Roman"/>
          <w:i w:val="1"/>
          <w:color w:val="ff0000"/>
          <w:rtl w:val="0"/>
        </w:rPr>
        <w:t xml:space="preserve">Неділя 27-ма по Зісланні Святого Духа. Святих Праотців. Глас 2. Єв. 5.</w:t>
      </w:r>
    </w:p>
    <w:p w:rsidR="00000000" w:rsidDel="00000000" w:rsidP="00000000" w:rsidRDefault="00000000" w:rsidRPr="00000000" w14:paraId="00000CC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Тирса, Левкія, Филимона, Аполлонія й Каленика. </w:t>
      </w:r>
    </w:p>
    <w:p w:rsidR="00000000" w:rsidDel="00000000" w:rsidP="00000000" w:rsidRDefault="00000000" w:rsidRPr="00000000" w14:paraId="00000CC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6 воскрес. і 4 Праотців, Слава: Праотців, І нині: богородичний-догмат 8-го гласу. </w:t>
      </w:r>
      <w:r w:rsidDel="00000000" w:rsidR="00000000" w:rsidRPr="00000000">
        <w:rPr>
          <w:rFonts w:ascii="Times New Roman" w:cs="Times New Roman" w:eastAsia="Times New Roman" w:hAnsi="Times New Roman"/>
          <w:i w:val="1"/>
          <w:color w:val="ff0000"/>
          <w:rtl w:val="0"/>
        </w:rPr>
        <w:t xml:space="preserve">Читань немає.</w:t>
      </w:r>
      <w:r w:rsidDel="00000000" w:rsidR="00000000" w:rsidRPr="00000000">
        <w:rPr>
          <w:rFonts w:ascii="Times New Roman" w:cs="Times New Roman" w:eastAsia="Times New Roman" w:hAnsi="Times New Roman"/>
          <w:color w:val="ff0000"/>
          <w:rtl w:val="0"/>
        </w:rPr>
        <w:t xml:space="preserve"> Стиховня воскрес., Слава: Праотців, І нині: богород. Тропар воскрес., Слава: Праотців, І нині: богородичний за голосом наславника.</w:t>
      </w:r>
    </w:p>
    <w:p w:rsidR="00000000" w:rsidDel="00000000" w:rsidP="00000000" w:rsidRDefault="00000000" w:rsidRPr="00000000" w14:paraId="00000CC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 (2), Слава: Праотців, І нині: богородичний за гласом наславника. Катизми чергові, і сідальні недільні. Полієлей, «Ангельський собор», іпакой, сідальний Праотців. Степенна 4-го гласу. Прокімен воскресний. Єв. – Лк. 113 зач.; 24, 12-35. «Воскресіння Христове». Псалом 50. Стихира недільна. Канон воскрес. і Праотців. По 3-ій пісні – іпакой Праотців, по 6-ій – кондак-ікос Праотців. На 9-ій – «Чеснішу», по 9-ій – «Свят Господь Бог наш» (3), воскрес. світильний, Слава: Праотців, І нині: богородичний Праотців. Хвалитних стихир – 8: 4 воскрес. і 4 Праотців (з приспівами «Благословен єси, Господи, Боже отців наших, і хвальне, і прославлене ім’я Твоє на віки» і «Бо праведний єси в усьому, що створив Ти нам»). Слава: Праотцям, І нині: «Преблагословенна». По славослов’ї – тропар недільний «Воскресши з гробу». Відпуст великий з поминанням недільним. По відпусті – Слава, І нині: євангельська стихира.</w:t>
      </w:r>
    </w:p>
    <w:p w:rsidR="00000000" w:rsidDel="00000000" w:rsidP="00000000" w:rsidRDefault="00000000" w:rsidRPr="00000000" w14:paraId="00000CC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воскрес., також Слава: Праотців. Кондак лише Праотців.</w:t>
      </w:r>
    </w:p>
    <w:p w:rsidR="00000000" w:rsidDel="00000000" w:rsidP="00000000" w:rsidRDefault="00000000" w:rsidRPr="00000000" w14:paraId="00000CC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 і Праотців, Слава, І нині: кондак Праотців. Прокімен, апостол, алилуя і євангелія – тільки Праотців. </w:t>
      </w:r>
      <w:r w:rsidDel="00000000" w:rsidR="00000000" w:rsidRPr="00000000">
        <w:rPr>
          <w:rFonts w:ascii="Times New Roman" w:cs="Times New Roman" w:eastAsia="Times New Roman" w:hAnsi="Times New Roman"/>
          <w:i w:val="1"/>
          <w:color w:val="ff0000"/>
          <w:rtl w:val="0"/>
        </w:rPr>
        <w:t xml:space="preserve">Праотців: </w:t>
      </w:r>
      <w:r w:rsidDel="00000000" w:rsidR="00000000" w:rsidRPr="00000000">
        <w:rPr>
          <w:rFonts w:ascii="Times New Roman" w:cs="Times New Roman" w:eastAsia="Times New Roman" w:hAnsi="Times New Roman"/>
          <w:color w:val="ff0000"/>
          <w:rtl w:val="0"/>
        </w:rPr>
        <w:t xml:space="preserve">Ап. – Кол. 257 зач.; 3, 4-11. Єв. – Лк. 76 зач.; 14, 16-24. Причасний неділі «Хваліте» і Праотців. </w:t>
      </w:r>
    </w:p>
    <w:p w:rsidR="00000000" w:rsidDel="00000000" w:rsidP="00000000" w:rsidRDefault="00000000" w:rsidRPr="00000000" w14:paraId="00000CC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C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C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Тиждень 28-ий по Зісланні Святого Духа. </w:t>
      </w:r>
    </w:p>
    <w:p w:rsidR="00000000" w:rsidDel="00000000" w:rsidP="00000000" w:rsidRDefault="00000000" w:rsidRPr="00000000" w14:paraId="00000C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отця нашого Стефана ісповідника, архиєпископа Сурозького. </w:t>
      </w:r>
    </w:p>
    <w:p w:rsidR="00000000" w:rsidDel="00000000" w:rsidP="00000000" w:rsidRDefault="00000000" w:rsidRPr="00000000" w14:paraId="00000C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Єлевтерія. Преподобного отця нашого Павла, що в Латрі.  </w:t>
      </w:r>
    </w:p>
    <w:p w:rsidR="00000000" w:rsidDel="00000000" w:rsidP="00000000" w:rsidRDefault="00000000" w:rsidRPr="00000000" w14:paraId="00000C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ісп., Сл., І нині: богород. Прокімен дня. Стиховня Октоїха. По «Отче наш»: тропар ісп., Сл., І нині: богород. відпустовий за гласом тропаря ісп. і за днем тижня. Відпуст середній з помин. ісп.</w:t>
      </w:r>
    </w:p>
    <w:p w:rsidR="00000000" w:rsidDel="00000000" w:rsidP="00000000" w:rsidRDefault="00000000" w:rsidRPr="00000000" w14:paraId="00000C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ісп.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ісп. Катизми черг., сідальні Октоїха. Пс. 50. Канон Октоїха і ісп. На 9-ій пісні – «Чеснішу від херувимів». По 9-ій – світильний Октоїха, Сл.: світильний ісп., І нині: його богород. Стиховня Октоїха. По «Отче наш»: тропар ісп., Сл., І нині: богород. за гласом тропаря ісп. і за днем тижня. Відпуст середній з помин. ісп. </w:t>
      </w:r>
    </w:p>
    <w:p w:rsidR="00000000" w:rsidDel="00000000" w:rsidP="00000000" w:rsidRDefault="00000000" w:rsidRPr="00000000" w14:paraId="00000C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ісп. </w:t>
      </w:r>
    </w:p>
    <w:p w:rsidR="00000000" w:rsidDel="00000000" w:rsidP="00000000" w:rsidRDefault="00000000" w:rsidRPr="00000000" w14:paraId="00000C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Тим. 294 зач.; 2, 20-26. Єв. – Лк. 97 зач.; 19, 37-44.</w:t>
      </w:r>
    </w:p>
    <w:p w:rsidR="00000000" w:rsidDel="00000000" w:rsidP="00000000" w:rsidRDefault="00000000" w:rsidRPr="00000000" w14:paraId="00000C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CD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Святого пророка Аггея.  </w:t>
      </w:r>
    </w:p>
    <w:p w:rsidR="00000000" w:rsidDel="00000000" w:rsidP="00000000" w:rsidRDefault="00000000" w:rsidRPr="00000000" w14:paraId="00000CD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  </w:t>
      </w:r>
    </w:p>
    <w:p w:rsidR="00000000" w:rsidDel="00000000" w:rsidP="00000000" w:rsidRDefault="00000000" w:rsidRPr="00000000" w14:paraId="00000C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 </w:t>
      </w:r>
    </w:p>
    <w:p w:rsidR="00000000" w:rsidDel="00000000" w:rsidP="00000000" w:rsidRDefault="00000000" w:rsidRPr="00000000" w14:paraId="00000CD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прор. </w:t>
      </w:r>
    </w:p>
    <w:p w:rsidR="00000000" w:rsidDel="00000000" w:rsidP="00000000" w:rsidRDefault="00000000" w:rsidRPr="00000000" w14:paraId="00000C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Тим. 297 зач.; 3, 16 - 4, 4. Єв. – Лк. 98 зач.; 19, 45-48.</w:t>
      </w:r>
    </w:p>
    <w:p w:rsidR="00000000" w:rsidDel="00000000" w:rsidP="00000000" w:rsidRDefault="00000000" w:rsidRPr="00000000" w14:paraId="00000C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CE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 Святого пророка Даниїла. </w:t>
      </w:r>
    </w:p>
    <w:p w:rsidR="00000000" w:rsidDel="00000000" w:rsidP="00000000" w:rsidRDefault="00000000" w:rsidRPr="00000000" w14:paraId="00000CE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трьох отроків: Ананії, Азарії й Мисаїла.</w:t>
      </w:r>
    </w:p>
    <w:p w:rsidR="00000000" w:rsidDel="00000000" w:rsidP="00000000" w:rsidRDefault="00000000" w:rsidRPr="00000000" w14:paraId="00000C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прор. Даниїла і 3 свв. трьох отроків, Сл.: прор., І нині: богород. за гласом «Слава». Прокімен дня. Стиховня Октоїха. По «Отче наш»: тропар прор., Сл., І нині: богород. відпустовий за гласом тропаря прор. і за днем тижня.</w:t>
      </w:r>
    </w:p>
    <w:p w:rsidR="00000000" w:rsidDel="00000000" w:rsidP="00000000" w:rsidRDefault="00000000" w:rsidRPr="00000000" w14:paraId="00000C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на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«Отче наш»: тропар прор., Сл., І нині: богород. за гласом тропаря прор. і за днем тижня.</w:t>
      </w:r>
    </w:p>
    <w:p w:rsidR="00000000" w:rsidDel="00000000" w:rsidP="00000000" w:rsidRDefault="00000000" w:rsidRPr="00000000" w14:paraId="00000C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та 9-му – прор.</w:t>
      </w:r>
    </w:p>
    <w:p w:rsidR="00000000" w:rsidDel="00000000" w:rsidP="00000000" w:rsidRDefault="00000000" w:rsidRPr="00000000" w14:paraId="00000CE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дня. Ап. – 2 Тим. 299 зач.; 4, 9-22. Єв. – Лк. 99 зач.; 20, 1-8.</w:t>
      </w:r>
    </w:p>
    <w:p w:rsidR="00000000" w:rsidDel="00000000" w:rsidP="00000000" w:rsidRDefault="00000000" w:rsidRPr="00000000" w14:paraId="00000CE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C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мученика Севастіана і тих, що з ним. </w:t>
      </w:r>
    </w:p>
    <w:p w:rsidR="00000000" w:rsidDel="00000000" w:rsidP="00000000" w:rsidRDefault="00000000" w:rsidRPr="00000000" w14:paraId="00000CE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CE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CE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C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Тит 300 зач.; 1, 5 – 2, 1. Єв. – Лк. 100 зач.; 20, 9-18.</w:t>
      </w:r>
    </w:p>
    <w:p w:rsidR="00000000" w:rsidDel="00000000" w:rsidP="00000000" w:rsidRDefault="00000000" w:rsidRPr="00000000" w14:paraId="00000C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C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Святого мученика Боніфатія. </w:t>
      </w:r>
    </w:p>
    <w:p w:rsidR="00000000" w:rsidDel="00000000" w:rsidP="00000000" w:rsidRDefault="00000000" w:rsidRPr="00000000" w14:paraId="00000C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CF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F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CF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F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CF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F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Тит. 301 зач.; 1, 15 – 2, 10. Єв. – Лк. 101 зач.; 20, 19-26.</w:t>
      </w:r>
    </w:p>
    <w:p w:rsidR="00000000" w:rsidDel="00000000" w:rsidP="00000000" w:rsidRDefault="00000000" w:rsidRPr="00000000" w14:paraId="00000CF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F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CF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Субота перед Різдвом Христовим.</w:t>
      </w:r>
    </w:p>
    <w:p w:rsidR="00000000" w:rsidDel="00000000" w:rsidP="00000000" w:rsidRDefault="00000000" w:rsidRPr="00000000" w14:paraId="00000D0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Передсвяття Різдва Господа Бога і Спаса нашого Ісуса Христа. </w:t>
      </w:r>
    </w:p>
    <w:p w:rsidR="00000000" w:rsidDel="00000000" w:rsidP="00000000" w:rsidRDefault="00000000" w:rsidRPr="00000000" w14:paraId="00000D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Ігнатія Богоносця. </w:t>
      </w:r>
    </w:p>
    <w:p w:rsidR="00000000" w:rsidDel="00000000" w:rsidP="00000000" w:rsidRDefault="00000000" w:rsidRPr="00000000" w14:paraId="00000D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- 6 стихир: 3 передсв., 3 свщмч., Сл.: свщмч., І нині: передсвяття. Стиховня передсвяття. По «Отче наш»: тропар свщмч., Сл., І нині: передсв. Відпуст середній з поминанням дня і свщмч.  </w:t>
      </w:r>
    </w:p>
    <w:p w:rsidR="00000000" w:rsidDel="00000000" w:rsidP="00000000" w:rsidRDefault="00000000" w:rsidRPr="00000000" w14:paraId="00000D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0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передсв. (2), Сл.: свщмч., І нині: передсв. Катизми черг., сідальні передсв. Канон передсв. та свщмч. По 9-ій пісні – світильний свщмч., Сл., І нині: передсв. На Хвалитних – 4 стихири передсв., Сл.: передсв., І нині: передсв. Стиховня передсв., Сл., І нині: передсв. По «Отче наш»: тропар свщмч., Сл., І нині: передсв. Відпуст середній з поминанням дня і свщмч.</w:t>
      </w:r>
    </w:p>
    <w:p w:rsidR="00000000" w:rsidDel="00000000" w:rsidP="00000000" w:rsidRDefault="00000000" w:rsidRPr="00000000" w14:paraId="00000D05">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D0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передсв.; на 3 та 9 – Сл.: тропар свщмч. Кондаки: на 1 та 6 – передсв.; на 3 і 9 – свщмч.</w:t>
      </w:r>
    </w:p>
    <w:p w:rsidR="00000000" w:rsidDel="00000000" w:rsidP="00000000" w:rsidRDefault="00000000" w:rsidRPr="00000000" w14:paraId="00000D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0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повсякденні. Тропар передсв., Сл., І нині: конд. передсв.; все інше – дня.</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rtl w:val="0"/>
        </w:rPr>
        <w:t xml:space="preserve">Суботи перед Різдвом: </w:t>
      </w:r>
      <w:r w:rsidDel="00000000" w:rsidR="00000000" w:rsidRPr="00000000">
        <w:rPr>
          <w:rFonts w:ascii="Times New Roman" w:cs="Times New Roman" w:eastAsia="Times New Roman" w:hAnsi="Times New Roman"/>
          <w:rtl w:val="0"/>
        </w:rPr>
        <w:t xml:space="preserve">Ап. – Гал. 205 зач.; 3, 8-12. Єв. – Лк. 72 зач.; 13, 18-29.</w:t>
        <w:br w:type="textWrapping"/>
      </w:r>
    </w:p>
    <w:p w:rsidR="00000000" w:rsidDel="00000000" w:rsidP="00000000" w:rsidRDefault="00000000" w:rsidRPr="00000000" w14:paraId="00000D09">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D0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D0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21 </w:t>
      </w:r>
      <w:r w:rsidDel="00000000" w:rsidR="00000000" w:rsidRPr="00000000">
        <w:rPr>
          <w:rFonts w:ascii="Times New Roman" w:cs="Times New Roman" w:eastAsia="Times New Roman" w:hAnsi="Times New Roman"/>
          <w:i w:val="1"/>
          <w:color w:val="ff0000"/>
          <w:rtl w:val="0"/>
        </w:rPr>
        <w:t xml:space="preserve">Неділя перед Різдвом Христовим, Святих Отців. Глас 3. Єв. 6.</w:t>
      </w:r>
    </w:p>
    <w:p w:rsidR="00000000" w:rsidDel="00000000" w:rsidP="00000000" w:rsidRDefault="00000000" w:rsidRPr="00000000" w14:paraId="00000D0D">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Передсвяття Різдва Христового. Святої мучениці Юліанії.</w:t>
      </w:r>
      <w:r w:rsidDel="00000000" w:rsidR="00000000" w:rsidRPr="00000000">
        <w:rPr>
          <w:rtl w:val="0"/>
        </w:rPr>
      </w:r>
    </w:p>
    <w:p w:rsidR="00000000" w:rsidDel="00000000" w:rsidP="00000000" w:rsidRDefault="00000000" w:rsidRPr="00000000" w14:paraId="00000D0E">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6 воскресних і 4 Отців, Слава: Отців, І нині: богородичний-догмат 3-го гласу. Вхід, «Світло тихе». Прокімен дня і три читання Отців: Бут. 14, 14-20; Втор. 1, 8-17; Іс. 51, 4-8. Стиховня воскресна, Слава: Отців, І нині: богородичний з воскресної стиховні за гласом «Слава». По «Отче наш» - тропар воскресний, Слава: Отців, І нині: воскресний богородичний за гласом тропаря Отців. Відпуст великий, недільний.</w:t>
      </w:r>
    </w:p>
    <w:p w:rsidR="00000000" w:rsidDel="00000000" w:rsidP="00000000" w:rsidRDefault="00000000" w:rsidRPr="00000000" w14:paraId="00000D0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 Отців, І нині: воскресний богородичний за гласом тропаря Отців. Катизми чергові, сідал. воскрес, Полієлей, “Ангельський собор”, іпакой 3-го гласу і сідальні Отців з їхнім богородичним. Степенна і прокімен 3-го гласу. Єв. – Лк. 114 зач.; 24, 36-53.</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Пс. 50. Канон воскресний, хрестовоскресний, Богородиці і Отців. Катавасія - “Христос народжується”. По 3-ій пісні – іпакой Отцям; по 6-ій – кондак-ікос Отцям; по 9-ій – “Свят Господь Бог наш” (3), воскресний світильний; Слава: Отців, І нині: його богородичний. На Хвалитних – 8 стихир: 4 воскресних і 4 Отців з двома їхніми приспівами; Слава: Отців, І нині: «Преблагословенна». Після Великого славослов’я  - тропар «Сьогодні спасіння світу». Відпуст великий з помин. Отців і мч. Після відпусту Сл., І нині: стихира євангельська. </w:t>
      </w:r>
    </w:p>
    <w:p w:rsidR="00000000" w:rsidDel="00000000" w:rsidP="00000000" w:rsidRDefault="00000000" w:rsidRPr="00000000" w14:paraId="00000D10">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тропар воскресний, Слава: Отців; кондак – тільки Отців.</w:t>
      </w:r>
    </w:p>
    <w:p w:rsidR="00000000" w:rsidDel="00000000" w:rsidP="00000000" w:rsidRDefault="00000000" w:rsidRPr="00000000" w14:paraId="00000D11">
      <w:pPr>
        <w:spacing w:after="240" w:before="240" w:lineRule="auto"/>
        <w:ind w:right="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По вході – тропар воскресний і Отців, Слава, і нині: кондак Отців. Прокімен, апостол, алилуя і євангелія – тільки Отців. </w:t>
      </w:r>
      <w:r w:rsidDel="00000000" w:rsidR="00000000" w:rsidRPr="00000000">
        <w:rPr>
          <w:rFonts w:ascii="Times New Roman" w:cs="Times New Roman" w:eastAsia="Times New Roman" w:hAnsi="Times New Roman"/>
          <w:i w:val="1"/>
          <w:color w:val="ff0000"/>
          <w:rtl w:val="0"/>
        </w:rPr>
        <w:t xml:space="preserve">Св. Отців: </w:t>
      </w:r>
      <w:r w:rsidDel="00000000" w:rsidR="00000000" w:rsidRPr="00000000">
        <w:rPr>
          <w:rFonts w:ascii="Times New Roman" w:cs="Times New Roman" w:eastAsia="Times New Roman" w:hAnsi="Times New Roman"/>
          <w:color w:val="ff0000"/>
          <w:rtl w:val="0"/>
        </w:rPr>
        <w:t xml:space="preserve">Ап. – Євр. 328 зач.; 11, 9-10. 17-23. 32-40. Єв. – Мт. 1 зач.; 1, 1-25. Причасний – неділі й Отців.</w:t>
      </w:r>
    </w:p>
    <w:p w:rsidR="00000000" w:rsidDel="00000000" w:rsidP="00000000" w:rsidRDefault="00000000" w:rsidRPr="00000000" w14:paraId="00000D1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D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Тиждень 29-ий по Зісланні Святого Духа.</w:t>
      </w:r>
    </w:p>
    <w:p w:rsidR="00000000" w:rsidDel="00000000" w:rsidP="00000000" w:rsidRDefault="00000000" w:rsidRPr="00000000" w14:paraId="00000D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Передсвяття Різдва Христового. </w:t>
      </w:r>
    </w:p>
    <w:p w:rsidR="00000000" w:rsidDel="00000000" w:rsidP="00000000" w:rsidRDefault="00000000" w:rsidRPr="00000000" w14:paraId="00000D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великомучениці Анастасії.</w:t>
      </w:r>
    </w:p>
    <w:p w:rsidR="00000000" w:rsidDel="00000000" w:rsidP="00000000" w:rsidRDefault="00000000" w:rsidRPr="00000000" w14:paraId="00000D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катизми немає. На “Господи, взиваю я” 6 стихир: 3 передсв., 3 влкмчц., Сл.: влкмчц., І нині: передсв. Стиховня передсв., Сл.: влкмчц., І нині: передсв. По “Отче наш”: тропар влкмчц., Сл., І нині: тропар передсв. Відпуст середній з помин. дня і влкмчц.</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передсв. (2), Сл.: тропар влкмчц., І нині: тропар передсв. Катизми черг., з сідал. передсв. Пс. 50. Канон передсв. та влкмчц. Катавасія тільки по 3-ій, 6-ій, 8-ій та 9-ій піснях – ірмос канону влкмчц. По 3-ій – конд.-ікос і сідал. влкмчц., Сл., І нині: сідал. передсв. По 6-ій – конд.-ікос передсв. По 9-ій – світил. влкмчц., Сл., І нині: світил. передсв. На Хвалитних 4 стихири передсв, Сл.: передсв., І нині: передсв. Стиховня передсв., Сл.: влкмчц., І нині: передсв. По “Отче наш”: тропар влкмчц., Сл., І нині: тропар передсв.</w:t>
      </w:r>
    </w:p>
    <w:p w:rsidR="00000000" w:rsidDel="00000000" w:rsidP="00000000" w:rsidRDefault="00000000" w:rsidRPr="00000000" w14:paraId="00000D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передсв.; на 3 та 9 – Сл.: тропар влкмчц. Кондаки: 1 та 6 – передсв.; 3 та 9 – влкмчц.</w:t>
      </w:r>
    </w:p>
    <w:p w:rsidR="00000000" w:rsidDel="00000000" w:rsidP="00000000" w:rsidRDefault="00000000" w:rsidRPr="00000000" w14:paraId="00000D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тропар передсв., Сл., І нині: конд. передсв.; все інше – дня. Ап. – Євр. 308 зач.; 3, 5-11. 17-19. Єв. – Лк. 102 зач.; 20, 27-44.</w:t>
      </w:r>
    </w:p>
    <w:p w:rsidR="00000000" w:rsidDel="00000000" w:rsidP="00000000" w:rsidRDefault="00000000" w:rsidRPr="00000000" w14:paraId="00000D1C">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D1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D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Передсвяття Різдва Христового. </w:t>
      </w:r>
    </w:p>
    <w:p w:rsidR="00000000" w:rsidDel="00000000" w:rsidP="00000000" w:rsidRDefault="00000000" w:rsidRPr="00000000" w14:paraId="00000D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десятьох мучеників, що в Криті. </w:t>
      </w:r>
    </w:p>
    <w:p w:rsidR="00000000" w:rsidDel="00000000" w:rsidP="00000000" w:rsidRDefault="00000000" w:rsidRPr="00000000" w14:paraId="00000D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передсв., 3 мчч., Сл.: мчч., І нині: передсв. Стиховня передсв., Сл., І нині: передсв. По «Отче наш»: тропар мчч., Сл., І нині: передсв. Відпуст середній з поминанням дня і мчч.</w:t>
      </w:r>
    </w:p>
    <w:p w:rsidR="00000000" w:rsidDel="00000000" w:rsidP="00000000" w:rsidRDefault="00000000" w:rsidRPr="00000000" w14:paraId="00000D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передсв. (2), Сл.: мчч., І нині: передсв. Катизми черг., сідальні передсв. Канон передсв. та мчч. По 9-ій пісні – світильний мчч., Сл., І нині: передсв. На Хвалитних – 4 стихири передсв., Сл.: передсв., І нині: передсв. Стиховня передсв., Сл., І нині: передсв. По «Отче наш»: тропар мчч., Сл., І нині: передсв. Відпуст середній з поминанням дня і мчч.</w:t>
      </w:r>
    </w:p>
    <w:p w:rsidR="00000000" w:rsidDel="00000000" w:rsidP="00000000" w:rsidRDefault="00000000" w:rsidRPr="00000000" w14:paraId="00000D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передсв.; на 3 та 9 – Сл.: тропар мчч. Кондаки: на 1 та 6 – передсв.; на 3 і 9 – мчч.</w:t>
      </w:r>
    </w:p>
    <w:p w:rsidR="00000000" w:rsidDel="00000000" w:rsidP="00000000" w:rsidRDefault="00000000" w:rsidRPr="00000000" w14:paraId="00000D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тропар передсв., Сл., І нині: конд. передсв.; все інше – дня. Ап. – Євр. 310 зач.; 4, 1-13. Єв. – Лк. 106 зач.; 21, 12-19.</w:t>
      </w:r>
    </w:p>
    <w:p w:rsidR="00000000" w:rsidDel="00000000" w:rsidP="00000000" w:rsidRDefault="00000000" w:rsidRPr="00000000" w14:paraId="00000D2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D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Навечір’я Різдва Христового. </w:t>
      </w:r>
    </w:p>
    <w:p w:rsidR="00000000" w:rsidDel="00000000" w:rsidP="00000000" w:rsidRDefault="00000000" w:rsidRPr="00000000" w14:paraId="00000D2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преподобномучениці Євгенії. </w:t>
      </w:r>
    </w:p>
    <w:p w:rsidR="00000000" w:rsidDel="00000000" w:rsidP="00000000" w:rsidRDefault="00000000" w:rsidRPr="00000000" w14:paraId="00000D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(багряні ризи)</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Навечір’я., 3 прпмчц. Сл., І нині: Навечір’я. Стиховня Навечір’я., Сл., І нині: Навечір’я. По «Отче наш»: тропар прпмчц., Сл., І нині: тропар Навечір’я. Відпуст середній з помин. дня і прпмчц.</w:t>
      </w:r>
    </w:p>
    <w:p w:rsidR="00000000" w:rsidDel="00000000" w:rsidP="00000000" w:rsidRDefault="00000000" w:rsidRPr="00000000" w14:paraId="00000D2B">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Навечір’я. (2), Сл.: тропар прпмчц., І нині: тропар Навечір’я. Катизми черг., сідал. Навечір’я. Пс. 50. Канон Навечір’я та прпмчц. Катавасія тільки по 3-ій, 6-ій, 8-ій та 9-ій піснях – ірмос канону прпмчц. По 3-ій – конд.-ікос і сідал. прпмчц., Сл., І нині: сідал. Навечір’я. По 6-ій – конд.-ікос Навечір’я. По 9-ій – світил. прпмчц., Сл., І нині: світил. Навечір’я. На Хвалитних 4 стихири Навечір’я, Сл.: Навечір’я, І нині: Навечір’я. Стиховня Навечір’я., Сл., І нині: Навечір’я. По «Отче наш»: тропар прпмчц., Сл., І нині: тропар Навечір’я.</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D2C">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Великі (Царські) Часи служимо при зачинених св. дверях, які відчиняють тільки на читання Євангелії.</w:t>
      </w:r>
    </w:p>
    <w:p w:rsidR="00000000" w:rsidDel="00000000" w:rsidP="00000000" w:rsidRDefault="00000000" w:rsidRPr="00000000" w14:paraId="00000D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1-му часі – Ап. – Євр. 303 зач.; 1, 1 – 12. Єв. – Мт. 2 зач.; 1, 18 – 25.</w:t>
      </w:r>
    </w:p>
    <w:p w:rsidR="00000000" w:rsidDel="00000000" w:rsidP="00000000" w:rsidRDefault="00000000" w:rsidRPr="00000000" w14:paraId="00000D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3-му часі – Ап. – Гал. 208 зач.; 3, 23 – 29. Єв. – Лк. 5 зач.; 2, 1 – 20.</w:t>
      </w:r>
    </w:p>
    <w:p w:rsidR="00000000" w:rsidDel="00000000" w:rsidP="00000000" w:rsidRDefault="00000000" w:rsidRPr="00000000" w14:paraId="00000D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6-му часі – Ап. – Євр. 304 зач.; 1, 10 – 2, 3. Єв. – Мт. 3 зач.; 2, 1 – 12.</w:t>
      </w:r>
    </w:p>
    <w:p w:rsidR="00000000" w:rsidDel="00000000" w:rsidP="00000000" w:rsidRDefault="00000000" w:rsidRPr="00000000" w14:paraId="00000D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9-му часі – Ап. – Євр. 306 зач.; 2, 11 – 18. Єв. – Мт. 4 зач.; 2, 13 – 23.</w:t>
      </w:r>
    </w:p>
    <w:p w:rsidR="00000000" w:rsidDel="00000000" w:rsidP="00000000" w:rsidRDefault="00000000" w:rsidRPr="00000000" w14:paraId="00000D3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Обідниця починається одразу після молитви 9-го часу, однак без вступного стиха, стихир на «Блаженних», Ап. і Єв., «Вірую», «Будь ім’я Господнє» та без Пс. 33, оскільки буде Літургія. Замість конд. храму співаємо конд. Навечір’я</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D3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D3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D35">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25 🕀 Різдво Господа Бога і Спаса нашого Ісуса Христа. </w:t>
      </w:r>
    </w:p>
    <w:p w:rsidR="00000000" w:rsidDel="00000000" w:rsidP="00000000" w:rsidRDefault="00000000" w:rsidRPr="00000000" w14:paraId="00000D3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з Літургією св. Василія Великого (світлі ризи):</w:t>
      </w:r>
      <w:r w:rsidDel="00000000" w:rsidR="00000000" w:rsidRPr="00000000">
        <w:rPr>
          <w:rFonts w:ascii="Times New Roman" w:cs="Times New Roman" w:eastAsia="Times New Roman" w:hAnsi="Times New Roman"/>
          <w:color w:val="ff0000"/>
          <w:rtl w:val="0"/>
        </w:rPr>
        <w:t xml:space="preserve"> катизми немає. На «Господи, взиваю» - 8 стихир свята, Сл., І нині: «Коли Август єдиний...». Вхід з Євангелієм. Великий прокімен дня і 8 читань: Бут. 1, 1-13; Чис. 24, 2-3, 5-9, 17-18; Міх. 4, 6-7; 5, 1-3. Після перших трьох читань священик співає тропар: «Таємно родився ти в вертепі» зі стихами; Вар. 3, 36-4, 4; Дан. 2, 31-36, 44-45; Іс. 11, 1-10.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Відтак священик</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співає тропар: «Засяяв ти, Христе» зі стихами. Іс. 7, 10-14; 8, 9-10; Іс. 9, 5-6. Мала єктенія і виголос: «Бо Ти святий єси, Боже наш», Трисвяте і далі по чину Божественна Літургія св. Василія Великого. Прокімен, Ап. Євр. зач. 303; 1, 1-12; Єв. – Лк. 5 зач.; 2, 1 – 20. По відпусті: тропар свята, Сл., І нині: кондак свята.</w:t>
      </w:r>
    </w:p>
    <w:p w:rsidR="00000000" w:rsidDel="00000000" w:rsidP="00000000" w:rsidRDefault="00000000" w:rsidRPr="00000000" w14:paraId="00000D3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Всенічне з Великим Повечер’ям:</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перед початком священик, одягнений в епітрахиль, відчиняє св. двері. і кадить за уставом.</w:t>
      </w:r>
      <w:r w:rsidDel="00000000" w:rsidR="00000000" w:rsidRPr="00000000">
        <w:rPr>
          <w:rFonts w:ascii="Times New Roman" w:cs="Times New Roman" w:eastAsia="Times New Roman" w:hAnsi="Times New Roman"/>
          <w:color w:val="ff0000"/>
          <w:rtl w:val="0"/>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4, «Різдво Твоє»; після другого Трисвятого – кондак свята, глас 3, «Діва днесь». Після малого славослов’я ієрей у фелоні, відчинивши св. двері, розпочинає Литію. Стихири на Литії – всі свята. Після Литії – стиховня свята. По «Отче наш» – тропар свята (3).</w:t>
      </w:r>
    </w:p>
    <w:p w:rsidR="00000000" w:rsidDel="00000000" w:rsidP="00000000" w:rsidRDefault="00000000" w:rsidRPr="00000000" w14:paraId="00000D3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 тропар свята (2), Сл., І нині: свята. Сідальні свята. Полієлей, величання і сідальний свята. Степенна, глас 4: «Від юності моєї». Прокімен свята. Єв. Мт. зач. 2; 1, 18-25. Пс. 50 і стихира «Все в нас сьогодні». Два канони свята. Катавасія після кожної пісні: «Христос народжується». По 3-ій пісні – іпакой свята; по 6-ій – конд.-ікос свята. На 9-ій пісні замість «Чеснішу» – приспів свята. Світильний свята (3). На Хвалитних – 4 стихири свята, Сл.: свята, І нині: свята. По вел. славослов’ї – тропар свята (1). Відпуст великий з помин. свята.</w:t>
      </w:r>
    </w:p>
    <w:p w:rsidR="00000000" w:rsidDel="00000000" w:rsidP="00000000" w:rsidRDefault="00000000" w:rsidRPr="00000000" w14:paraId="00000D3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і конд. свята.</w:t>
      </w:r>
    </w:p>
    <w:p w:rsidR="00000000" w:rsidDel="00000000" w:rsidP="00000000" w:rsidRDefault="00000000" w:rsidRPr="00000000" w14:paraId="00000D3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Йоана Золотоустого: </w:t>
      </w:r>
      <w:r w:rsidDel="00000000" w:rsidR="00000000" w:rsidRPr="00000000">
        <w:rPr>
          <w:rFonts w:ascii="Times New Roman" w:cs="Times New Roman" w:eastAsia="Times New Roman" w:hAnsi="Times New Roman"/>
          <w:color w:val="ff0000"/>
          <w:rtl w:val="0"/>
        </w:rPr>
        <w:t xml:space="preserve">антифони і вхідне свята; тропар  свята, Сл., І нині: кондак свята. Замість «Трисвятого» – «Ви, що в Христа хрестилися». Прокімен і алилуя – свята.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Гал. зач. 209; 4, 4-7; </w:t>
      </w:r>
      <w:r w:rsidDel="00000000" w:rsidR="00000000" w:rsidRPr="00000000">
        <w:rPr>
          <w:rFonts w:ascii="Times New Roman" w:cs="Times New Roman" w:eastAsia="Times New Roman" w:hAnsi="Times New Roman"/>
          <w:i w:val="1"/>
          <w:color w:val="ff0000"/>
          <w:rtl w:val="0"/>
        </w:rPr>
        <w:t xml:space="preserve">Єв.</w:t>
      </w:r>
      <w:r w:rsidDel="00000000" w:rsidR="00000000" w:rsidRPr="00000000">
        <w:rPr>
          <w:rFonts w:ascii="Times New Roman" w:cs="Times New Roman" w:eastAsia="Times New Roman" w:hAnsi="Times New Roman"/>
          <w:color w:val="ff0000"/>
          <w:rtl w:val="0"/>
        </w:rPr>
        <w:t xml:space="preserve"> – Мт. зач. 3; 2, 1-12. Замість «Достойно» – ірмос 9-ї пісні першого святкового канону з приспівом. Причасний свята: «Ізбавління послав Господь людям своїм».</w:t>
      </w:r>
    </w:p>
    <w:p w:rsidR="00000000" w:rsidDel="00000000" w:rsidP="00000000" w:rsidRDefault="00000000" w:rsidRPr="00000000" w14:paraId="00000D3B">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вживаємо на усіх богослужіннях світлі ризи.</w:t>
      </w:r>
    </w:p>
    <w:p w:rsidR="00000000" w:rsidDel="00000000" w:rsidP="00000000" w:rsidRDefault="00000000" w:rsidRPr="00000000" w14:paraId="00000D3C">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D3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D3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D3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26 🕃 Собор Пресвятої Богородиці.  </w:t>
      </w:r>
    </w:p>
    <w:p w:rsidR="00000000" w:rsidDel="00000000" w:rsidP="00000000" w:rsidRDefault="00000000" w:rsidRPr="00000000" w14:paraId="00000D4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Євтимія, єпископа Сардійського. </w:t>
      </w:r>
    </w:p>
    <w:p w:rsidR="00000000" w:rsidDel="00000000" w:rsidP="00000000" w:rsidRDefault="00000000" w:rsidRPr="00000000" w14:paraId="00000D4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катизми немає. На “Господи, взиваю” 6 стихир свята., Сл., І нині: свята (глас 6: «Слава в вишніх Богу»). Вхід. Великий прокімен, глас 7: “Хто Бог великий” і єктенія “Промовмо всі”. Стиховня свята, Сл.: І нині: свята. По “Отче наш”: тропар свята (1). Відпуст великий свята з поминанням Собору Пресв. Богородиці і свщмч. Євтимія.</w:t>
      </w:r>
    </w:p>
    <w:p w:rsidR="00000000" w:rsidDel="00000000" w:rsidP="00000000" w:rsidRDefault="00000000" w:rsidRPr="00000000" w14:paraId="00000D4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 тропар свята (2), Сл., І нині: свята. Катизми чергові і сідальні свята. Пс. 50 і стихира свята. Два канони свята. Катавасія: “Христос народжується”. По 3-ій – кондак-ікос та іпакой свята.; по 6-ій – кондак-ікос Собору Пр. Богородиці. Замість “Чеснішу” – ірмос 9-пісні канону свята з приспівом. Світильний свята. На Хвалитних – 4 стихири свята, Сл.: Собору, І нині: свята. По вел. славослов’ї – тропар свята (1). Відпуст великий свята з поминанням Собору Пресв. Богородиці і свщмч. Євтимія.</w:t>
      </w:r>
    </w:p>
    <w:p w:rsidR="00000000" w:rsidDel="00000000" w:rsidP="00000000" w:rsidRDefault="00000000" w:rsidRPr="00000000" w14:paraId="00000D4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свята і кондак собору Пресв. Богород.</w:t>
      </w:r>
    </w:p>
    <w:p w:rsidR="00000000" w:rsidDel="00000000" w:rsidP="00000000" w:rsidRDefault="00000000" w:rsidRPr="00000000" w14:paraId="00000D4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два перші антифони – свята, третій – повсякденний з приспівом свята; “Прийдіте, поклонімся” з приспівом свята. Тропар свята, Сл., І нині: кондак Собору. </w:t>
      </w:r>
      <w:r w:rsidDel="00000000" w:rsidR="00000000" w:rsidRPr="00000000">
        <w:rPr>
          <w:rFonts w:ascii="Times New Roman" w:cs="Times New Roman" w:eastAsia="Times New Roman" w:hAnsi="Times New Roman"/>
          <w:b w:val="1"/>
          <w:color w:val="ff0000"/>
          <w:rtl w:val="0"/>
        </w:rPr>
        <w:t xml:space="preserve">Трисвяте.</w:t>
      </w:r>
      <w:r w:rsidDel="00000000" w:rsidR="00000000" w:rsidRPr="00000000">
        <w:rPr>
          <w:rFonts w:ascii="Times New Roman" w:cs="Times New Roman" w:eastAsia="Times New Roman" w:hAnsi="Times New Roman"/>
          <w:color w:val="ff0000"/>
          <w:rtl w:val="0"/>
        </w:rPr>
        <w:t xml:space="preserve"> Прокімен, Ап. і Єв. Собору: Ап. – Євр. 306 зач.; 2, 11 – 18. Єв. – Мт. 4 зач.; 2, 13 – 23. Замість “Достойно” – ірмос 9-ї пісні святкового канону з приспівом. Причасний свята.</w:t>
      </w:r>
    </w:p>
    <w:p w:rsidR="00000000" w:rsidDel="00000000" w:rsidP="00000000" w:rsidRDefault="00000000" w:rsidRPr="00000000" w14:paraId="00000D4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D4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D4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D4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Субота по Різдві Христовому.</w:t>
      </w:r>
    </w:p>
    <w:p w:rsidR="00000000" w:rsidDel="00000000" w:rsidP="00000000" w:rsidRDefault="00000000" w:rsidRPr="00000000" w14:paraId="00000D4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апостола, первомученика й архидиякона Стефана. </w:t>
      </w:r>
    </w:p>
    <w:p w:rsidR="00000000" w:rsidDel="00000000" w:rsidP="00000000" w:rsidRDefault="00000000" w:rsidRPr="00000000" w14:paraId="00000D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й ісповідника Теодора Начертанного, брата Теофана, творця канонів. </w:t>
      </w:r>
    </w:p>
    <w:p w:rsidR="00000000" w:rsidDel="00000000" w:rsidP="00000000" w:rsidRDefault="00000000" w:rsidRPr="00000000" w14:paraId="00000D4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первомч., 3 прп., Сл., І нині: свята. Стиховня свята. По «Отче наш»: тропар первомч., Сл.: прп., І нині: свята. Відпуст серед. з помин. свята і первомч.</w:t>
      </w:r>
    </w:p>
    <w:p w:rsidR="00000000" w:rsidDel="00000000" w:rsidP="00000000" w:rsidRDefault="00000000" w:rsidRPr="00000000" w14:paraId="00000D4C">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 тропар свята (2), Сл.: первомч., І нині: свята. Катизми чергові і сідальні свята. Канон свята і первомч. Перед 9-ою піснею немає «Чеснішу», а приспів свята. Світильний первомч., Сл., І нині: свята. На Хвалитних 6 стихир: 3 свята, 3 первомч., Сл.: первомч., І нині: свята. По Вел. славослов’ї – тропар первомч., Сл., І нині: свята</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Відпуст великий з помин. свята і первомч.</w:t>
      </w:r>
    </w:p>
    <w:p w:rsidR="00000000" w:rsidDel="00000000" w:rsidP="00000000" w:rsidRDefault="00000000" w:rsidRPr="00000000" w14:paraId="00000D4D">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первомч. Кондаки: на 1-му і 6-му – свята, на 3-му та 9-му – первомч.</w:t>
      </w:r>
    </w:p>
    <w:p w:rsidR="00000000" w:rsidDel="00000000" w:rsidP="00000000" w:rsidRDefault="00000000" w:rsidRPr="00000000" w14:paraId="00000D4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два перші антифони – свята, третій – загальний з приспівом свята; «Прийдіте, поклонімся» з приспівом свята. Тропар свята і первомч., Сл.: кондак первомч., І нині: кондак свята. Трисвяте. Прокімен, алилуя і причасний свята і первомч. </w:t>
      </w:r>
      <w:r w:rsidDel="00000000" w:rsidR="00000000" w:rsidRPr="00000000">
        <w:rPr>
          <w:rFonts w:ascii="Times New Roman" w:cs="Times New Roman" w:eastAsia="Times New Roman" w:hAnsi="Times New Roman"/>
          <w:i w:val="1"/>
          <w:rtl w:val="0"/>
        </w:rPr>
        <w:t xml:space="preserve">Суботи по Різдві:</w:t>
      </w:r>
      <w:r w:rsidDel="00000000" w:rsidR="00000000" w:rsidRPr="00000000">
        <w:rPr>
          <w:rFonts w:ascii="Times New Roman" w:cs="Times New Roman" w:eastAsia="Times New Roman" w:hAnsi="Times New Roman"/>
          <w:rtl w:val="0"/>
        </w:rPr>
        <w:t xml:space="preserve"> Ап. – 1 Тим. 288 зач.; 6, 11-16. Єв. – Мт. 46 зач. (від половини); 12, 15-21. </w:t>
      </w:r>
      <w:r w:rsidDel="00000000" w:rsidR="00000000" w:rsidRPr="00000000">
        <w:rPr>
          <w:rFonts w:ascii="Times New Roman" w:cs="Times New Roman" w:eastAsia="Times New Roman" w:hAnsi="Times New Roman"/>
          <w:i w:val="1"/>
          <w:rtl w:val="0"/>
        </w:rPr>
        <w:t xml:space="preserve">Первомч.: </w:t>
      </w:r>
      <w:r w:rsidDel="00000000" w:rsidR="00000000" w:rsidRPr="00000000">
        <w:rPr>
          <w:rFonts w:ascii="Times New Roman" w:cs="Times New Roman" w:eastAsia="Times New Roman" w:hAnsi="Times New Roman"/>
          <w:rtl w:val="0"/>
        </w:rPr>
        <w:t xml:space="preserve">Ап. – Ді. 17 зач.; 6, 8 – 7, 5. 47-60. Єв. – Мт. 87 зач.; 21, 33 – 42. Замість «Достойно» – ірмос 9-ї пісні канону свята із приспівом. Причасний свята.</w:t>
      </w:r>
    </w:p>
    <w:p w:rsidR="00000000" w:rsidDel="00000000" w:rsidP="00000000" w:rsidRDefault="00000000" w:rsidRPr="00000000" w14:paraId="00000D4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0">
      <w:pPr>
        <w:spacing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1">
      <w:pPr>
        <w:spacing w:after="20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Подаємо Велике славослов’я, з огляду на традицію більш урочистого святкування перших трьох днів свята Різдва Христового. </w:t>
      </w:r>
    </w:p>
    <w:p w:rsidR="00000000" w:rsidDel="00000000" w:rsidP="00000000" w:rsidRDefault="00000000" w:rsidRPr="00000000" w14:paraId="00000D5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D5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D55">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28 Неділя по Різдві Христовому Пам’ять святих і праведних Йосифа Oбручника, Давида, царя, і Якова, брата Божого. </w:t>
      </w:r>
      <w:r w:rsidDel="00000000" w:rsidR="00000000" w:rsidRPr="00000000">
        <w:rPr>
          <w:rFonts w:ascii="Times New Roman" w:cs="Times New Roman" w:eastAsia="Times New Roman" w:hAnsi="Times New Roman"/>
          <w:i w:val="1"/>
          <w:color w:val="ff0000"/>
          <w:rtl w:val="0"/>
        </w:rPr>
        <w:t xml:space="preserve">Глас 4. Єв. 7.</w:t>
      </w:r>
    </w:p>
    <w:p w:rsidR="00000000" w:rsidDel="00000000" w:rsidP="00000000" w:rsidRDefault="00000000" w:rsidRPr="00000000" w14:paraId="00000D5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двадцяти тисяч мучеників, спалених у Нікомидії. Блаженного священномученика Григорія Хомишина, єпископа Станіславівського. </w:t>
      </w:r>
    </w:p>
    <w:p w:rsidR="00000000" w:rsidDel="00000000" w:rsidP="00000000" w:rsidRDefault="00000000" w:rsidRPr="00000000" w14:paraId="00000D57">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3 воскрес., 4 свята і 3 свв., Сл.: свв., І нині: догмат 4-го гласу. Прокімен дня. </w:t>
      </w:r>
      <w:r w:rsidDel="00000000" w:rsidR="00000000" w:rsidRPr="00000000">
        <w:rPr>
          <w:rFonts w:ascii="Times New Roman" w:cs="Times New Roman" w:eastAsia="Times New Roman" w:hAnsi="Times New Roman"/>
          <w:i w:val="1"/>
          <w:color w:val="ff0000"/>
          <w:rtl w:val="0"/>
        </w:rPr>
        <w:t xml:space="preserve">Читань немає.</w:t>
      </w:r>
      <w:r w:rsidDel="00000000" w:rsidR="00000000" w:rsidRPr="00000000">
        <w:rPr>
          <w:rFonts w:ascii="Times New Roman" w:cs="Times New Roman" w:eastAsia="Times New Roman" w:hAnsi="Times New Roman"/>
          <w:color w:val="ff0000"/>
          <w:rtl w:val="0"/>
        </w:rPr>
        <w:t xml:space="preserve"> Стиховня воскрес., Сл.: свв., І нині: свята. По «Отче наш»: тропар воскрес., Сл.: свв., І нині: свята. Відпуст великий з помин. неділі, свята і свв.</w:t>
      </w:r>
      <w:r w:rsidDel="00000000" w:rsidR="00000000" w:rsidRPr="00000000">
        <w:rPr>
          <w:rtl w:val="0"/>
        </w:rPr>
      </w:r>
    </w:p>
    <w:p w:rsidR="00000000" w:rsidDel="00000000" w:rsidP="00000000" w:rsidRDefault="00000000" w:rsidRPr="00000000" w14:paraId="00000D5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 (2), Сл.: свв., І нині: свята. Катизми чергові, сідальні воскрес; «Ангельський собор», іпакой, степенна і прокімен 4-го гласу. Єв. – Ів. 63 зач.; 20, 1-10. Канон воскрес., Богородиці, свята і свв. Катавасія «Христос народжується». По 3-ій – конд.-ікос свята і сідал. свв; по 6-ій – конд.-ікос свв. На 9-ій пісні – «Чеснішу». По 9-ій пісні – «Свят Господь Бог наш» (3) і світильний воскрес., Сл.: свв., І нині: свята. На Хвалитних 8 стихир: 4 воскрес. і 4 свята зі своїми приспівами, Сл.: свв., І нині: «Преблагословенна». Після Великого славосл. тропар «Воскресши із гробу». Відпуст великий з помин. неділі, свята і свв. Після відпусту Сл., І нині: стихира євангельська.</w:t>
      </w:r>
    </w:p>
    <w:p w:rsidR="00000000" w:rsidDel="00000000" w:rsidP="00000000" w:rsidRDefault="00000000" w:rsidRPr="00000000" w14:paraId="00000D5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також Сл.: на 1-му і 6-му ще й свята, на 3-му і 9-му – свв. Кондаки – поперемінно: на 1-му і 6-му – свята; на 3-му і 9-му – свв.</w:t>
      </w:r>
    </w:p>
    <w:p w:rsidR="00000000" w:rsidDel="00000000" w:rsidP="00000000" w:rsidRDefault="00000000" w:rsidRPr="00000000" w14:paraId="00000D5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Тропар воскрес., свята і свв.; Сл.: кондак свв., І нині: кондак свята; прокімен недільний і свв. Алилуя лише свята. Ап. і Єв. лише </w:t>
      </w:r>
      <w:r w:rsidDel="00000000" w:rsidR="00000000" w:rsidRPr="00000000">
        <w:rPr>
          <w:rFonts w:ascii="Times New Roman" w:cs="Times New Roman" w:eastAsia="Times New Roman" w:hAnsi="Times New Roman"/>
          <w:i w:val="1"/>
          <w:color w:val="ff0000"/>
          <w:rtl w:val="0"/>
        </w:rPr>
        <w:t xml:space="preserve">Неділі по Різдві:</w:t>
      </w:r>
      <w:r w:rsidDel="00000000" w:rsidR="00000000" w:rsidRPr="00000000">
        <w:rPr>
          <w:rFonts w:ascii="Times New Roman" w:cs="Times New Roman" w:eastAsia="Times New Roman" w:hAnsi="Times New Roman"/>
          <w:color w:val="ff0000"/>
          <w:rtl w:val="0"/>
        </w:rPr>
        <w:t xml:space="preserve"> Ап. – Гал. 200 зач.; 1, 11-19. Єв. – Мт. 4 зач.; 2, 13-23. Замість «Достойно» – ірмос 9-ї пісні канону свята з його приспівом. Причасний «Хваліте» і свята.</w:t>
      </w:r>
    </w:p>
    <w:p w:rsidR="00000000" w:rsidDel="00000000" w:rsidP="00000000" w:rsidRDefault="00000000" w:rsidRPr="00000000" w14:paraId="00000D5B">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D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D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Тиждень 30-ий по Зісланні Святого Духа. </w:t>
      </w:r>
    </w:p>
    <w:p w:rsidR="00000000" w:rsidDel="00000000" w:rsidP="00000000" w:rsidRDefault="00000000" w:rsidRPr="00000000" w14:paraId="00000D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немовлят, за Христа вбитих у Вифлеємі. Преподобного отця нашого Маркелла, ігумена монастиря невсипущих.</w:t>
      </w:r>
    </w:p>
    <w:p w:rsidR="00000000" w:rsidDel="00000000" w:rsidP="00000000" w:rsidRDefault="00000000" w:rsidRPr="00000000" w14:paraId="00000D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3 свв. младенців (далі - мчч.), Сл.: мчч., І нині: свята. Стиховня свята. По “Отче наш”: тропар мчч., Сл., І нині: тропар свята. Відпуст середн. з помин. свята і мчч.</w:t>
      </w:r>
    </w:p>
    <w:p w:rsidR="00000000" w:rsidDel="00000000" w:rsidP="00000000" w:rsidRDefault="00000000" w:rsidRPr="00000000" w14:paraId="00000D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тропар мчч., І нині: тропар свята. Катизми черг., сідал. свята. Пс. 50. Канон свята та мчч. Катавасія тільки по 3-ій, 6-ій, 8-ій та 9-ій піснях – ірмос канону мчч. По 3-ій – конд.-ікос і сідал. мчч, Сл., І нині: свята. По 6-ій – конд.-ікос свята. По 9-ій – світил. мчч. (2), Сл., І нині: світил. свята. Стиховня свята. По “Отче наш”: тропар мчч., Сл., І нині: тропар свята. Відпуст середній з помин. свята і мчч.</w:t>
      </w:r>
    </w:p>
    <w:p w:rsidR="00000000" w:rsidDel="00000000" w:rsidP="00000000" w:rsidRDefault="00000000" w:rsidRPr="00000000" w14:paraId="00000D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мчч. Кондаки: 1 та 6 – свята; 3 та 9 – мчч.</w:t>
      </w:r>
    </w:p>
    <w:p w:rsidR="00000000" w:rsidDel="00000000" w:rsidP="00000000" w:rsidRDefault="00000000" w:rsidRPr="00000000" w14:paraId="00000D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“Прийдіте, поклонімся”. Тропар свята, Сл., І нині: конд. свята; Прокімен, алилуя і причасний свята. Ап. – Євр. 319 зач.; 8, 7-13. Єв. – Мр. 33 зач.; 8, 11-21. Замість “Достойно” – ірмос 9-ї пісні канону свята з його приспівом. Відпуст з помин. свята  та мчч.</w:t>
      </w:r>
    </w:p>
    <w:p w:rsidR="00000000" w:rsidDel="00000000" w:rsidP="00000000" w:rsidRDefault="00000000" w:rsidRPr="00000000" w14:paraId="00000D6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D6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Святої мучениці Анісії. </w:t>
      </w:r>
    </w:p>
    <w:p w:rsidR="00000000" w:rsidDel="00000000" w:rsidP="00000000" w:rsidRDefault="00000000" w:rsidRPr="00000000" w14:paraId="00000D6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Зотика, пресвітера і кормителя сиріт.</w:t>
      </w:r>
    </w:p>
    <w:p w:rsidR="00000000" w:rsidDel="00000000" w:rsidP="00000000" w:rsidRDefault="00000000" w:rsidRPr="00000000" w14:paraId="00000D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“Господи, взиваю” 6 стихир: 3 мчц. Анісії, 3 преподобної Меланії (</w:t>
      </w:r>
      <w:r w:rsidDel="00000000" w:rsidR="00000000" w:rsidRPr="00000000">
        <w:rPr>
          <w:rFonts w:ascii="Times New Roman" w:cs="Times New Roman" w:eastAsia="Times New Roman" w:hAnsi="Times New Roman"/>
          <w:i w:val="1"/>
          <w:rtl w:val="0"/>
        </w:rPr>
        <w:t xml:space="preserve">з огляду на віддання Різдва в середу</w:t>
      </w:r>
      <w:r w:rsidDel="00000000" w:rsidR="00000000" w:rsidRPr="00000000">
        <w:rPr>
          <w:rFonts w:ascii="Times New Roman" w:cs="Times New Roman" w:eastAsia="Times New Roman" w:hAnsi="Times New Roman"/>
          <w:rtl w:val="0"/>
        </w:rPr>
        <w:t xml:space="preserve">), Сл., І нині: свята. Стиховня свята. По “Отче наш”: тропар мчц., Сл.: тропар прп., І нині: тропар свята. Відпуст середній з помин. свята, мчц. і прп.</w:t>
      </w:r>
    </w:p>
    <w:p w:rsidR="00000000" w:rsidDel="00000000" w:rsidP="00000000" w:rsidRDefault="00000000" w:rsidRPr="00000000" w14:paraId="00000D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тропар мчц., Сл.: тропар прп., І нині: тропар свята. Катизми черг., сідал. свята. Пс. 50. Канон свята, мчц. та прп. Катавасія тільки по 3-ій, 6-ій, 8-ій та 9-ій піснях – ірмос канону прп. По 3-ій – конд.-ікос мчц. і прп., сідал. мчц., Сл.: сідал. прп., І нині: сідал. свята. По 6-ій – конд.-ікос свят; по 9-ій – Світил. мчц., Сл.: Світил. прп., І нині: Світил. свята. Стиховня свята. По “Отче наш”: тропар мчц., Сл.: тропар прп., І нині: тропар свята.</w:t>
      </w:r>
    </w:p>
    <w:p w:rsidR="00000000" w:rsidDel="00000000" w:rsidP="00000000" w:rsidRDefault="00000000" w:rsidRPr="00000000" w14:paraId="00000D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тропар мч. Конд: на 1-му і 6-му – свята, на 3-му – мчц.; на 9-му – прп.</w:t>
      </w:r>
    </w:p>
    <w:p w:rsidR="00000000" w:rsidDel="00000000" w:rsidP="00000000" w:rsidRDefault="00000000" w:rsidRPr="00000000" w14:paraId="00000D6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“Прийдіте, поклонімся” з приспівом  свята. Тропар свята, Сл., І нині: конд. свята; Прокімен, алилуя і причасний свята. Ап. – Євр. 321 зач.; 9, 8-10. 15-23. Єв. – Мр. 34 зач.; 8, 22-26. Замість “Достойно” – ірмос 9-ї пісні канону свята з його приспівом. Відпуст з помин. свята, мчц. і прп.</w:t>
      </w:r>
    </w:p>
    <w:p w:rsidR="00000000" w:rsidDel="00000000" w:rsidP="00000000" w:rsidRDefault="00000000" w:rsidRPr="00000000" w14:paraId="00000D6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6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D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Віддання Різдва Христового.</w:t>
      </w:r>
    </w:p>
    <w:p w:rsidR="00000000" w:rsidDel="00000000" w:rsidP="00000000" w:rsidRDefault="00000000" w:rsidRPr="00000000" w14:paraId="00000D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Преподобної матері нашої Меланії Римлянки.</w:t>
      </w:r>
    </w:p>
    <w:p w:rsidR="00000000" w:rsidDel="00000000" w:rsidP="00000000" w:rsidRDefault="00000000" w:rsidRPr="00000000" w14:paraId="00000D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я” 6 стихир свята, Сл., І нині: свята; Прокімен дня. Стиховня свята. По “Отче наш”: тропар свята (1). Відпуст середній з помин. свята і прп.</w:t>
      </w:r>
    </w:p>
    <w:p w:rsidR="00000000" w:rsidDel="00000000" w:rsidP="00000000" w:rsidRDefault="00000000" w:rsidRPr="00000000" w14:paraId="00000D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тропар свята. Катизми чергові., сідал. свята. Пс. 50. Канонів два, як у сам день свята. По 9-ій пісні – світил. свята. На Хвалитних 4 стихири свята, Сл., І нині: свята. Після Великого славослов’я тропар свята (1). Відпуст великий з помин. свята і прп.</w:t>
      </w:r>
    </w:p>
    <w:p w:rsidR="00000000" w:rsidDel="00000000" w:rsidP="00000000" w:rsidRDefault="00000000" w:rsidRPr="00000000" w14:paraId="00000D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p>
    <w:p w:rsidR="00000000" w:rsidDel="00000000" w:rsidP="00000000" w:rsidRDefault="00000000" w:rsidRPr="00000000" w14:paraId="00000D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“Прийдіте, поклонімся” з приспівом  свята. Тропар свята, Сл., І нині: конд. свята; Прокімен, алилуя і причасний свята. Ап. – Євр. 323 зач.; 10, 1-18. Єв. – Мр. 36 зач.; 8, 30-34. Замість “Достойно” – ірмос 9-ї пісні канону свята з його приспівом. Відпуст з помин. свята  та прп.</w:t>
      </w:r>
    </w:p>
    <w:p w:rsidR="00000000" w:rsidDel="00000000" w:rsidP="00000000" w:rsidRDefault="00000000" w:rsidRPr="00000000" w14:paraId="00000D7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r>
    </w:p>
    <w:p w:rsidR="00000000" w:rsidDel="00000000" w:rsidP="00000000" w:rsidRDefault="00000000" w:rsidRPr="00000000" w14:paraId="00000D7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Читання 28-го тижня по Зісланні Святого Духа.</w:t>
      </w:r>
    </w:p>
    <w:p w:rsidR="00000000" w:rsidDel="00000000" w:rsidP="00000000" w:rsidRDefault="00000000" w:rsidRPr="00000000" w14:paraId="00000D7C">
      <w:pPr>
        <w:rPr>
          <w:rFonts w:ascii="Times New Roman" w:cs="Times New Roman" w:eastAsia="Times New Roman" w:hAnsi="Times New Roman"/>
        </w:rPr>
      </w:pPr>
      <w:r w:rsidDel="00000000" w:rsidR="00000000" w:rsidRPr="00000000">
        <w:rPr>
          <w:rtl w:val="0"/>
        </w:rPr>
      </w:r>
    </w:p>
    <w:sectPr>
      <w:footerReference r:id="rId7" w:type="default"/>
      <w:pgSz w:h="16838" w:w="11906" w:orient="portrait"/>
      <w:pgMar w:bottom="566" w:top="566" w:left="566" w:right="56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Medium" w:cs="Roboto Medium" w:eastAsia="Roboto Medium" w:hAnsi="Roboto Medium"/>
        <w:sz w:val="28"/>
        <w:szCs w:val="28"/>
        <w:lang w:val="uk"/>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jc w:val="center"/>
    </w:pPr>
    <w:rPr>
      <w:rFonts w:ascii="Book Antiqua" w:cs="Book Antiqua" w:eastAsia="Book Antiqua" w:hAnsi="Book Antiqua"/>
      <w:b w:val="1"/>
      <w:sz w:val="32"/>
      <w:szCs w:val="32"/>
    </w:rPr>
  </w:style>
  <w:style w:type="paragraph" w:styleId="Heading2">
    <w:name w:val="heading 2"/>
    <w:basedOn w:val="Normal"/>
    <w:next w:val="Normal"/>
    <w:pPr>
      <w:keepNext w:val="1"/>
      <w:keepLines w:val="1"/>
      <w:spacing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Pr>
    <w:rPr>
      <w:rFonts w:ascii="Trebuchet MS" w:cs="Trebuchet MS" w:eastAsia="Trebuchet MS" w:hAnsi="Trebuchet MS"/>
      <w:sz w:val="42"/>
      <w:szCs w:val="42"/>
    </w:rPr>
  </w:style>
  <w:style w:type="paragraph" w:styleId="a" w:default="1">
    <w:name w:val="Normal"/>
    <w:qFormat w:val="1"/>
  </w:style>
  <w:style w:type="paragraph" w:styleId="1">
    <w:name w:val="heading 1"/>
    <w:basedOn w:val="a"/>
    <w:next w:val="a"/>
    <w:uiPriority w:val="9"/>
    <w:qFormat w:val="1"/>
    <w:pPr>
      <w:keepNext w:val="1"/>
      <w:keepLines w:val="1"/>
      <w:spacing w:before="240"/>
      <w:jc w:val="center"/>
      <w:outlineLvl w:val="0"/>
    </w:pPr>
    <w:rPr>
      <w:rFonts w:ascii="Book Antiqua" w:cs="Book Antiqua" w:eastAsia="Book Antiqua" w:hAnsi="Book Antiqua"/>
      <w:b w:val="1"/>
      <w:sz w:val="32"/>
      <w:szCs w:val="32"/>
    </w:rPr>
  </w:style>
  <w:style w:type="paragraph" w:styleId="2">
    <w:name w:val="heading 2"/>
    <w:basedOn w:val="a"/>
    <w:next w:val="a"/>
    <w:uiPriority w:val="9"/>
    <w:semiHidden w:val="1"/>
    <w:unhideWhenUsed w:val="1"/>
    <w:qFormat w:val="1"/>
    <w:pPr>
      <w:keepNext w:val="1"/>
      <w:keepLines w:val="1"/>
      <w:spacing w:before="200"/>
      <w:outlineLvl w:val="1"/>
    </w:pPr>
    <w:rPr>
      <w:rFonts w:ascii="Trebuchet MS" w:cs="Trebuchet MS" w:eastAsia="Trebuchet MS" w:hAnsi="Trebuchet MS"/>
      <w:b w:val="1"/>
      <w:sz w:val="26"/>
      <w:szCs w:val="26"/>
    </w:rPr>
  </w:style>
  <w:style w:type="paragraph" w:styleId="3">
    <w:name w:val="heading 3"/>
    <w:basedOn w:val="a"/>
    <w:next w:val="a"/>
    <w:uiPriority w:val="9"/>
    <w:semiHidden w:val="1"/>
    <w:unhideWhenUsed w:val="1"/>
    <w:qFormat w:val="1"/>
    <w:pPr>
      <w:keepNext w:val="1"/>
      <w:keepLines w:val="1"/>
      <w:spacing w:before="160"/>
      <w:outlineLvl w:val="2"/>
    </w:pPr>
    <w:rPr>
      <w:rFonts w:ascii="Trebuchet MS" w:cs="Trebuchet MS" w:eastAsia="Trebuchet MS" w:hAnsi="Trebuchet MS"/>
      <w:b w:val="1"/>
      <w:color w:val="666666"/>
      <w:sz w:val="24"/>
      <w:szCs w:val="24"/>
    </w:rPr>
  </w:style>
  <w:style w:type="paragraph" w:styleId="4">
    <w:name w:val="heading 4"/>
    <w:basedOn w:val="a"/>
    <w:next w:val="a"/>
    <w:uiPriority w:val="9"/>
    <w:semiHidden w:val="1"/>
    <w:unhideWhenUsed w:val="1"/>
    <w:qFormat w:val="1"/>
    <w:pPr>
      <w:keepNext w:val="1"/>
      <w:keepLines w:val="1"/>
      <w:spacing w:before="160"/>
      <w:outlineLvl w:val="3"/>
    </w:pPr>
    <w:rPr>
      <w:rFonts w:ascii="Trebuchet MS" w:cs="Trebuchet MS" w:eastAsia="Trebuchet MS" w:hAnsi="Trebuchet MS"/>
      <w:color w:val="666666"/>
      <w:sz w:val="22"/>
      <w:szCs w:val="22"/>
      <w:u w:val="single"/>
    </w:rPr>
  </w:style>
  <w:style w:type="paragraph" w:styleId="5">
    <w:name w:val="heading 5"/>
    <w:basedOn w:val="a"/>
    <w:next w:val="a"/>
    <w:uiPriority w:val="9"/>
    <w:semiHidden w:val="1"/>
    <w:unhideWhenUsed w:val="1"/>
    <w:qFormat w:val="1"/>
    <w:pPr>
      <w:keepNext w:val="1"/>
      <w:keepLines w:val="1"/>
      <w:spacing w:before="160"/>
      <w:outlineLvl w:val="4"/>
    </w:pPr>
    <w:rPr>
      <w:rFonts w:ascii="Trebuchet MS" w:cs="Trebuchet MS" w:eastAsia="Trebuchet MS" w:hAnsi="Trebuchet MS"/>
      <w:color w:val="666666"/>
      <w:sz w:val="22"/>
      <w:szCs w:val="22"/>
    </w:rPr>
  </w:style>
  <w:style w:type="paragraph" w:styleId="6">
    <w:name w:val="heading 6"/>
    <w:basedOn w:val="a"/>
    <w:next w:val="a"/>
    <w:uiPriority w:val="9"/>
    <w:semiHidden w:val="1"/>
    <w:unhideWhenUsed w:val="1"/>
    <w:qFormat w:val="1"/>
    <w:pPr>
      <w:keepNext w:val="1"/>
      <w:keepLines w:val="1"/>
      <w:spacing w:before="160"/>
      <w:outlineLvl w:val="5"/>
    </w:pPr>
    <w:rPr>
      <w:rFonts w:ascii="Trebuchet MS" w:cs="Trebuchet MS" w:eastAsia="Trebuchet MS" w:hAnsi="Trebuchet MS"/>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pPr>
    <w:rPr>
      <w:rFonts w:ascii="Trebuchet MS" w:cs="Trebuchet MS" w:eastAsia="Trebuchet MS" w:hAnsi="Trebuchet MS"/>
      <w:sz w:val="42"/>
      <w:szCs w:val="42"/>
    </w:rPr>
  </w:style>
  <w:style w:type="paragraph" w:styleId="a4">
    <w:name w:val="Subtitle"/>
    <w:basedOn w:val="a"/>
    <w:next w:val="a"/>
    <w:uiPriority w:val="11"/>
    <w:qFormat w:val="1"/>
    <w:pPr>
      <w:keepNext w:val="1"/>
      <w:keepLines w:val="1"/>
      <w:spacing w:after="200"/>
    </w:pPr>
    <w:rPr>
      <w:rFonts w:ascii="Trebuchet MS" w:cs="Trebuchet MS" w:eastAsia="Trebuchet MS" w:hAnsi="Trebuchet MS"/>
      <w:i w:val="1"/>
      <w:color w:val="666666"/>
      <w:sz w:val="26"/>
      <w:szCs w:val="26"/>
    </w:rPr>
  </w:style>
  <w:style w:type="paragraph" w:styleId="a5">
    <w:name w:val="No Spacing"/>
    <w:uiPriority w:val="1"/>
    <w:qFormat w:val="1"/>
    <w:rsid w:val="00496279"/>
    <w:pPr>
      <w:spacing w:line="240" w:lineRule="auto"/>
      <w:jc w:val="left"/>
    </w:pPr>
    <w:rPr>
      <w:rFonts w:asciiTheme="minorHAnsi" w:cstheme="minorBidi" w:eastAsiaTheme="minorHAnsi" w:hAnsiTheme="minorHAnsi"/>
      <w:sz w:val="22"/>
      <w:szCs w:val="22"/>
      <w:lang w:eastAsia="en-US" w:val="ru-RU"/>
    </w:rPr>
  </w:style>
  <w:style w:type="paragraph" w:styleId="Subtitle">
    <w:name w:val="Subtitle"/>
    <w:basedOn w:val="Normal"/>
    <w:next w:val="Normal"/>
    <w:pPr>
      <w:keepNext w:val="1"/>
      <w:keepLines w:val="1"/>
      <w:spacing w:after="20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1z6/YkLRfU8mys2K3pdRK64Hfw==">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2024-10-08T11:23:00Z</dcterms:created>
</cp:coreProperties>
</file>