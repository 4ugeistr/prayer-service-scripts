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Віддання свята П’ятдесятниці.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пророка Єлисея. Святого отця нашого Методія, патріарха Царгородського.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ба́чили сві́тло і́стинне,* ми прийняли́ Ду́ха небе́сного,* ми знайшли́ ві́ру і́стинну.* Нерозді́льній Тро́йці поклоня́ємось,* Вона́ бо спасла́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Тро́йцю єдиносу́щну пісня́ми звели́чуємо:* Отця́ і Си́на зі Святи́м Ду́хом,* бо так пропові́дували всі проро́ки* й апо́столи з му́чениками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Посла́вши Твого́ Свято́го Ду́ха, * спо́внив Ти, Хри́сте, обі́тницю,* да́ну Свої́м у́чням,* – посла́ти си́лу з висоти́,* і доказа́в Ти нам, що Ти – І́стина.* Тому́ ті, що поклада́ються на Те́бе, До́брий,* воі́стину не засоро́мляться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І одноголо́сно сла́вимо Пресвято́го Ду́ха.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 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5932058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5932058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</w:t>
      </w:r>
      <w:sdt>
        <w:sdtPr>
          <w:tag w:val="goog_rdk_9"/>
        </w:sdtPr>
        <w:sdtContent>
          <w:del w:author="Andrij Bebko" w:id="0" w:date="2025-06-03T20:06:50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delText xml:space="preserve"> і Сина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4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7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lang w:eastAsia="uk-UA" w:val="uk-U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3" w:customStyle="1">
    <w:name w:val="Font Style23"/>
    <w:uiPriority w:val="99"/>
    <w:rsid w:val="006C1D43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rLonxkEoDvtMLdUm/BM4EkFx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2025-05-24T10:03:00Z</dcterms:created>
  <dc:creator>Windows User</dc:creator>
</cp:coreProperties>
</file>