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1669E" w:rsidRDefault="00EB7743">
      <w:pPr>
        <w:pStyle w:val="Heading1"/>
        <w:spacing w:after="160" w:line="259" w:lineRule="auto"/>
        <w:jc w:val="both"/>
      </w:pPr>
      <w:bookmarkStart w:id="0" w:name="_heading=h.uztzb34fcbnh" w:colFirst="0" w:colLast="0"/>
      <w:bookmarkEnd w:id="0"/>
      <w:r>
        <w:t>Червень</w:t>
      </w:r>
    </w:p>
    <w:p w14:paraId="00000002" w14:textId="77777777" w:rsidR="0011669E" w:rsidRDefault="00EB7743">
      <w:pPr>
        <w:pStyle w:val="Heading2"/>
        <w:spacing w:after="160" w:line="259" w:lineRule="auto"/>
        <w:jc w:val="both"/>
      </w:pPr>
      <w:bookmarkStart w:id="1" w:name="_heading=h.ge9nvia56kmw" w:colFirst="0" w:colLast="0"/>
      <w:bookmarkEnd w:id="1"/>
      <w:r>
        <w:t>1 червня. Св. мч. Юстина, філософа, і тих, що з ним.</w:t>
      </w:r>
    </w:p>
    <w:p w14:paraId="00000003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04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Премудрістю словес твоїх, Юстине, вся церква Божа прикрасилася,* життя твого світлістю світ просвіщає,* ти ж, через проливання крові вінець прийнявши,* з ангелами предстоячи Христові, молись неустанно за всіх нас.</w:t>
      </w:r>
    </w:p>
    <w:p w14:paraId="00000005" w14:textId="77777777" w:rsidR="0011669E" w:rsidRDefault="00EB7743">
      <w:pPr>
        <w:pStyle w:val="Heading2"/>
        <w:spacing w:after="160" w:line="259" w:lineRule="auto"/>
        <w:jc w:val="both"/>
      </w:pPr>
      <w:bookmarkStart w:id="2" w:name="_heading=h.lgpruv1ua20h" w:colFirst="0" w:colLast="0"/>
      <w:bookmarkEnd w:id="2"/>
      <w:r>
        <w:t>2 червня. Св. Никифора, ісп.</w:t>
      </w:r>
    </w:p>
    <w:p w14:paraId="00000006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Слів твоїх розумних благодать і навчань таїнственних висота,* божественного сходження драбиною є для нас,* духовну бо придбав єси трубу,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гріхів подав тим,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які почитають всечесну пам’ять твою.</w:t>
      </w:r>
    </w:p>
    <w:p w14:paraId="00000007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Вінець перемоги, Никифоре,* з небес істинно прийнявши від Бога,* спасай, тих, які вірою почитають тебе,* як священноначальника Христового і учителя. </w:t>
      </w:r>
    </w:p>
    <w:p w14:paraId="00000008" w14:textId="77777777" w:rsidR="0011669E" w:rsidRDefault="00EB7743">
      <w:pPr>
        <w:pStyle w:val="Heading2"/>
        <w:spacing w:after="160" w:line="259" w:lineRule="auto"/>
        <w:jc w:val="both"/>
      </w:pPr>
      <w:bookmarkStart w:id="3" w:name="_heading=h.y8argj67nw3n" w:colFirst="0" w:colLast="0"/>
      <w:bookmarkEnd w:id="3"/>
      <w:r>
        <w:t>3 червня. Св. мч. Лукиліяна і тих, що з ним Клавдія, Іпатія, Павла Діонісія.</w:t>
      </w:r>
    </w:p>
    <w:p w14:paraId="00000009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0A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радуючись,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Лукиліане, страждальче мужній,*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звершив єси подвиги надприродні з младенцями святими,* з якими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нас поминай.</w:t>
      </w:r>
    </w:p>
    <w:p w14:paraId="0000000B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В той сам день св. муч. Павли.</w:t>
      </w:r>
    </w:p>
    <w:p w14:paraId="0000000C" w14:textId="77777777" w:rsidR="0011669E" w:rsidRDefault="0011669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000000D" w14:textId="77777777" w:rsidR="0011669E" w:rsidRDefault="00EB7743">
      <w:pPr>
        <w:pStyle w:val="Heading2"/>
        <w:spacing w:after="160" w:line="259" w:lineRule="auto"/>
        <w:jc w:val="both"/>
      </w:pPr>
      <w:bookmarkStart w:id="4" w:name="_heading=h.ti8qdz8ee0km" w:colFirst="0" w:colLast="0"/>
      <w:bookmarkEnd w:id="4"/>
      <w:r>
        <w:t>4 червня. Св. Митрофана, патр. Царгородського.</w:t>
      </w:r>
    </w:p>
    <w:p w14:paraId="0000000E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взивають:* слава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ому, який дав тобі силу,* слава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ому, який возніс тебе,* слава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ому, який утверджує тобою віру православну.</w:t>
      </w:r>
    </w:p>
    <w:p w14:paraId="0000000F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Віру Христову ясно проповідував єси і, її зберігаючи,* багато зростив єси воістину вірне стадо твоє,* тому з ангелами, Митрофане, радуєшся,* молячись Христові неустанно за всіх нас.</w:t>
      </w:r>
    </w:p>
    <w:p w14:paraId="00000010" w14:textId="77777777" w:rsidR="0011669E" w:rsidRDefault="0011669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11669E" w:rsidRDefault="00EB7743">
      <w:pPr>
        <w:pStyle w:val="Heading2"/>
        <w:spacing w:after="160" w:line="259" w:lineRule="auto"/>
        <w:jc w:val="both"/>
      </w:pPr>
      <w:bookmarkStart w:id="5" w:name="_heading=h.29tjx6p9b67q" w:colFirst="0" w:colLast="0"/>
      <w:bookmarkEnd w:id="5"/>
      <w:r>
        <w:t>5 червня. Св. свщмч. Доротея, єп. Тирського.</w:t>
      </w:r>
    </w:p>
    <w:p w14:paraId="00000012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Божественними догматами завжди сяючи,* як дар святий приніс ти себе царю безсмертному, постраждавши, Дороте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і перебуваєш нині у вишній митрополії первородних, завжди радуючись, отче преподобний,* Христа Бога моли, щоб дарував нам велику милість.</w:t>
      </w:r>
    </w:p>
    <w:p w14:paraId="00000013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Чеснотами і божественними повчаннями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сяючи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більш ніж сонце,* стражданнями, блаженний, зблиснув єси* і просвітив землю, Дороте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відігнавши морок багатобожжя і люті єресі,* тому й святкуємо світл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пам’ять твою.</w:t>
      </w:r>
    </w:p>
    <w:p w14:paraId="00000014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Св. мч. Косми, пресвітера вірменського.</w:t>
      </w:r>
    </w:p>
    <w:p w14:paraId="00000015" w14:textId="77777777" w:rsidR="0011669E" w:rsidRDefault="0011669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11669E" w:rsidRDefault="00EB7743">
      <w:pPr>
        <w:pStyle w:val="Heading2"/>
        <w:spacing w:after="160" w:line="259" w:lineRule="auto"/>
        <w:jc w:val="both"/>
      </w:pPr>
      <w:bookmarkStart w:id="6" w:name="_heading=h.d9q0pnuffcyu" w:colFirst="0" w:colLast="0"/>
      <w:bookmarkEnd w:id="6"/>
      <w:r>
        <w:t>6 червня. Прп. Висаріона, чудотворця, прп. Іларіона Нового, ігумена Далматської обителі, ісп.</w:t>
      </w:r>
    </w:p>
    <w:p w14:paraId="00000017" w14:textId="77777777" w:rsidR="0011669E" w:rsidRDefault="00EB7743">
      <w:pPr>
        <w:pStyle w:val="Heading3"/>
      </w:pPr>
      <w:bookmarkStart w:id="7" w:name="_heading=h.nnu0epsk1vzf" w:colFirst="0" w:colLast="0"/>
      <w:bookmarkEnd w:id="7"/>
      <w:r>
        <w:t>Прп. Висаріона, чудотворця</w:t>
      </w:r>
    </w:p>
    <w:p w14:paraId="00000018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Бо́же отці́в на́ших,* що чи́ниш завжди́ з на́ми за Твоє́ю ла́гідністю,* не віддали́ ми́лости Своє́ї від нас,* але́, молитва́ми їх, у ми́рі спряму́й життя́ на́ше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19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Вишні сили наслідуючи, преподобний,* як птах, життя своє прожив, дочасне у забутті відклавши,* безустанним бажанням покликаний до небесних доброт Христа Царя,* аж поки й осягнув єси їх, Висаріоне,* тож моли неустанно за всіх нас.</w:t>
      </w:r>
    </w:p>
    <w:p w14:paraId="0000001A" w14:textId="77777777" w:rsidR="0011669E" w:rsidRDefault="00EB7743">
      <w:pPr>
        <w:pStyle w:val="Heading3"/>
        <w:spacing w:after="160" w:line="259" w:lineRule="auto"/>
        <w:jc w:val="both"/>
      </w:pPr>
      <w:bookmarkStart w:id="8" w:name="_heading=h.hqbxovrgdog6" w:colFirst="0" w:colLast="0"/>
      <w:bookmarkEnd w:id="8"/>
      <w:r>
        <w:t>Прп. Іларіона Нового, ігумена Далматської обителі, ісп.</w:t>
      </w:r>
    </w:p>
    <w:p w14:paraId="0000001B" w14:textId="77777777" w:rsidR="0011669E" w:rsidRDefault="00EB7743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Бо́же отці́в на́ших,* що чи́ниш завжди́ з на́ми за Твоє́ю ла́гідністю,* не віддали́ ми́лости Своє́ї від нас,* але́, молитва́ми їх, у ми́рі спряму́й життя́ на́ше.</w:t>
      </w:r>
    </w:p>
    <w:p w14:paraId="0000001C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огорожі життєносної паші твоєї, як пастир, стадо зберіг ти* і явився єси величним висотою діл твоїх, святий Іларіоне,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благочестям мук багато і скорбот прийняв,* тому у життя всерадісне Сіону вишнього вселився єси,* моли за нас, преподобний.</w:t>
      </w:r>
    </w:p>
    <w:p w14:paraId="0000001D" w14:textId="77777777" w:rsidR="0011669E" w:rsidRDefault="00EB7743">
      <w:pPr>
        <w:pStyle w:val="Heading2"/>
        <w:spacing w:after="160" w:line="259" w:lineRule="auto"/>
        <w:jc w:val="both"/>
      </w:pPr>
      <w:bookmarkStart w:id="9" w:name="_heading=h.wk0skywkj6oz" w:colFirst="0" w:colLast="0"/>
      <w:bookmarkEnd w:id="9"/>
      <w:r>
        <w:t>7 червня. Св. свщмч. Теодота, єп. Анкирського.</w:t>
      </w:r>
    </w:p>
    <w:p w14:paraId="0000001E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зара́ди ві́ри постражда́в ти аж до кро́ви, священному́ченику Теодоте,* моли́ Христа́ Бо́га, щоб спасли́ся ду́ші на́ші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0000001F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white"/>
        </w:rPr>
        <w:t xml:space="preserve">Кондак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Зорею многосвітлою, яка даруваннями чудесними* і стражданнями священними творіння озоряє,* Теодоте блаженний, був ти воістину,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тому днесь пам’ять твою звершуючи,* радістю се́рця Христа величаємо. </w:t>
      </w:r>
    </w:p>
    <w:p w14:paraId="00000020" w14:textId="77777777" w:rsidR="0011669E" w:rsidRDefault="00EB7743">
      <w:pPr>
        <w:pStyle w:val="Heading2"/>
        <w:spacing w:after="160" w:line="259" w:lineRule="auto"/>
        <w:jc w:val="both"/>
      </w:pPr>
      <w:bookmarkStart w:id="10" w:name="_heading=h.ykwj6jijzy5" w:colFirst="0" w:colLast="0"/>
      <w:bookmarkEnd w:id="10"/>
      <w:r>
        <w:t>8 червня. Перенесення мощів св. влкмч. Теодора Стратилата.</w:t>
      </w:r>
    </w:p>
    <w:p w14:paraId="00000021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переможне слово істини, страстотерп</w:t>
      </w:r>
      <w:r>
        <w:rPr>
          <w:rFonts w:ascii="Times New Roman" w:eastAsia="Times New Roman" w:hAnsi="Times New Roman" w:cs="Times New Roman"/>
          <w:sz w:val="24"/>
          <w:szCs w:val="24"/>
        </w:rPr>
        <w:t>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став ти воєводою предобрим царя небесного, Теодоре,* бо зброєю віри мужньо озброївшись* і перемігши демонські полки,* переможцем явився ти, страждаль</w:t>
      </w:r>
      <w:r>
        <w:rPr>
          <w:rFonts w:ascii="Times New Roman" w:eastAsia="Times New Roman" w:hAnsi="Times New Roman" w:cs="Times New Roman"/>
          <w:sz w:val="24"/>
          <w:szCs w:val="24"/>
        </w:rPr>
        <w:t>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тому з вірою завжди тебе ублажаємо.</w:t>
      </w:r>
    </w:p>
    <w:p w14:paraId="00000022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Мужністю душі у віру одягнувшись* і слово Боже як спис в руку взявши,* ворога переміг ти, пре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еликий серед мучеників, Теодоре,* з ними Христу Богові молячись, не забудь за всіх нас.</w:t>
      </w:r>
    </w:p>
    <w:p w14:paraId="00000023" w14:textId="77777777" w:rsidR="0011669E" w:rsidRDefault="00EB7743">
      <w:pPr>
        <w:pStyle w:val="Heading2"/>
        <w:spacing w:after="160" w:line="259" w:lineRule="auto"/>
        <w:jc w:val="both"/>
      </w:pPr>
      <w:bookmarkStart w:id="11" w:name="_heading=h.zaghk6v6rkur" w:colFirst="0" w:colLast="0"/>
      <w:bookmarkEnd w:id="11"/>
      <w:r>
        <w:t>9 червня. Св. Кирила, архиєп. Олександрійського.</w:t>
      </w:r>
    </w:p>
    <w:p w14:paraId="00000024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Істинними словами показав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простір знання церковного як скарб,* і Несторієве богохульство зруйнував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и,* і прославу Богородиці пояснив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и, святителю Кириле.* Моли Христа Бога, щоб дарував нам велику милість.</w:t>
      </w:r>
    </w:p>
    <w:p w14:paraId="00000025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джерел Спасових виточив ти нам безодню богословського вчення, блаженний Кириле.* Вона потопляє єресі, і стадо неушкодженим від хвилювань зберігає.* Ти для всіх країн є наставником, Преподобний,* бо являєш божественне.</w:t>
      </w:r>
    </w:p>
    <w:p w14:paraId="00000026" w14:textId="77777777" w:rsidR="0011669E" w:rsidRDefault="00EB7743">
      <w:pPr>
        <w:pStyle w:val="Heading2"/>
        <w:spacing w:after="160" w:line="259" w:lineRule="auto"/>
        <w:jc w:val="both"/>
      </w:pPr>
      <w:bookmarkStart w:id="12" w:name="_heading=h.ya9w5nrzo28o" w:colFirst="0" w:colLast="0"/>
      <w:bookmarkEnd w:id="12"/>
      <w:r>
        <w:t>10 червня. Св. свщмч. Тимотея, єп. Пруського.</w:t>
      </w:r>
    </w:p>
    <w:p w14:paraId="00000027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воїми від усіх бід,* Тимотею, мученику священний. </w:t>
      </w:r>
    </w:p>
    <w:p w14:paraId="00000028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Напоєний хмарою крові, священномученику Господній Тимотею,* приніс плід у землі твого серця,* невичерпну поживу, яку прийняв ти від Бога.* Тому молимо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ебе, щоб визволилися від бід ми,* що творимо пам’ять твою.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9" w14:textId="77777777" w:rsidR="0011669E" w:rsidRDefault="00EB7743">
      <w:pPr>
        <w:pStyle w:val="Heading2"/>
        <w:spacing w:after="160" w:line="259" w:lineRule="auto"/>
        <w:jc w:val="both"/>
      </w:pPr>
      <w:bookmarkStart w:id="13" w:name="_heading=h.vqpwl4tbaht6" w:colFirst="0" w:colLast="0"/>
      <w:bookmarkEnd w:id="13"/>
      <w:r>
        <w:t>11 червня. + Свв. апп. Вартоломея й Варнави.</w:t>
      </w:r>
    </w:p>
    <w:p w14:paraId="0000002A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Бо́га,* щоб ми прийняли́ гріхі́в відпу́щення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B" w14:textId="092346DD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Яви́вся ти, як вели́ке со́нце, вселе́нній,* сяя́нням уче́нь і чуде́с вели́ких,* сві́тло прово́дячи тих, що тебе́ почита́ють,* Вартоломе́ю, апо́столе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9624395" w14:textId="13AAFA2B" w:rsidR="00030402" w:rsidRDefault="00030402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Бо́га,* щоб ми прийняли́ гріхі́в відпу́щення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C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Госпо́дній був ти і́стинний служи́тель,* із сімдесяти́ апо́столів яви́вся ти пе́ршим,* ося́яв ти з Павло́м про́повідь твою́, усі́м звіща́ючи Христа́ Спа́са.* Ра́ди цьо́го піснеспі́вами божестве́нну па́м’ять твою́, Варна́во, тво́римо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D" w14:textId="77777777" w:rsidR="0011669E" w:rsidRDefault="0011669E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11669E" w:rsidRDefault="00EB7743">
      <w:pPr>
        <w:pStyle w:val="Heading2"/>
        <w:spacing w:after="160" w:line="259" w:lineRule="auto"/>
        <w:jc w:val="both"/>
      </w:pPr>
      <w:bookmarkStart w:id="14" w:name="_heading=h.6niol65ds2bb" w:colFirst="0" w:colLast="0"/>
      <w:bookmarkEnd w:id="14"/>
      <w:r>
        <w:t>12 червня. Прп. Онуфрія Великого. Прп. Петра Атонського.</w:t>
      </w:r>
    </w:p>
    <w:p w14:paraId="0000002F" w14:textId="77777777" w:rsidR="0011669E" w:rsidRDefault="00EB7743">
      <w:pPr>
        <w:pStyle w:val="Heading3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t>Прп. Онуфрія Великого</w:t>
      </w:r>
    </w:p>
    <w:p w14:paraId="00000030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Бажанням духовним дістався ти на пустиню,* богомудрий Онуфрі</w:t>
      </w:r>
      <w:r>
        <w:rPr>
          <w:rFonts w:ascii="Times New Roman" w:eastAsia="Times New Roman" w:hAnsi="Times New Roman" w:cs="Times New Roman"/>
          <w:sz w:val="24"/>
          <w:szCs w:val="24"/>
        </w:rPr>
        <w:t>ю,*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немов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без тіла на ній через многі літа боровся невсипущо,* наслідував пророків Іл</w:t>
      </w:r>
      <w:r>
        <w:rPr>
          <w:rFonts w:ascii="Times New Roman" w:eastAsia="Times New Roman" w:hAnsi="Times New Roman" w:cs="Times New Roman"/>
          <w:sz w:val="24"/>
          <w:szCs w:val="24"/>
        </w:rPr>
        <w:t>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 і Хрестителя* та з руки ангельської споживав Божі тайни,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тепер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 із ними веселишся в світлі святої Тройці.* Моли, щоби спаслися ми, які твою пам</w:t>
      </w:r>
      <w:r>
        <w:rPr>
          <w:rFonts w:ascii="Times New Roman" w:eastAsia="Times New Roman" w:hAnsi="Times New Roman" w:cs="Times New Roman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ять почитають.</w:t>
      </w:r>
    </w:p>
    <w:p w14:paraId="00000031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ском пресвятого Духа просвітився ти, богомудрий,* лишив марноти життя і дістався на пустиню, праведний отче,* і врадував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ого, що над усім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Бога і Сотворителя.* Задля того, </w:t>
      </w: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лаженний О</w:t>
      </w:r>
      <w:r>
        <w:rPr>
          <w:rFonts w:ascii="Times New Roman" w:eastAsia="Times New Roman" w:hAnsi="Times New Roman" w:cs="Times New Roman"/>
          <w:sz w:val="24"/>
          <w:szCs w:val="24"/>
        </w:rPr>
        <w:t>нуфрію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тебе прославляє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Христос, великий давець дарів.</w:t>
      </w:r>
    </w:p>
    <w:p w14:paraId="00000032" w14:textId="77777777" w:rsidR="0011669E" w:rsidRDefault="00EB7743">
      <w:pPr>
        <w:pStyle w:val="Heading3"/>
      </w:pPr>
      <w:r>
        <w:t>Прп. Петра Атонського</w:t>
      </w:r>
    </w:p>
    <w:p w14:paraId="00000033" w14:textId="77777777" w:rsidR="0011669E" w:rsidRDefault="00EB7743">
      <w:pPr>
        <w:spacing w:before="24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 залишив заради Господа свого, Петре,* і хрест взявши на плечі свої,* до гори Афонської прийшов, як у древності Ілля Тесвітянин.* І в ній перебував в пості, і в молитвах, і в чуваннях,* умилостивляючи Бога,* і Пречисту Богородицю молитвеницею пропонуючи,* ради цього взиваємо до тебе:* моли Христа Бога, щоб спас душі наші.</w:t>
      </w:r>
    </w:p>
    <w:p w14:paraId="00000034" w14:textId="77777777" w:rsidR="0011669E" w:rsidRDefault="00EB7743">
      <w:pPr>
        <w:spacing w:before="24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Чистотою душевною по-божому озброївшись* і міцно взявши в руку, наче спис, безперестанні молитви,* переміг ти демонські сили, Петре, отче наш.* Молися невпинно за всіх нас.</w:t>
      </w:r>
    </w:p>
    <w:p w14:paraId="00000035" w14:textId="77777777" w:rsidR="0011669E" w:rsidRDefault="00EB7743">
      <w:pPr>
        <w:pStyle w:val="Heading2"/>
        <w:spacing w:after="160" w:line="259" w:lineRule="auto"/>
        <w:jc w:val="both"/>
      </w:pPr>
      <w:bookmarkStart w:id="15" w:name="_heading=h.uqbiuu1ezddo" w:colFirst="0" w:colLast="0"/>
      <w:bookmarkEnd w:id="15"/>
      <w:r>
        <w:lastRenderedPageBreak/>
        <w:t>13 червня. Св. мчц. Акилини. Св. Трифилія, єп. Левкусії Кипрської.</w:t>
      </w:r>
    </w:p>
    <w:p w14:paraId="00000036" w14:textId="77777777" w:rsidR="0011669E" w:rsidRDefault="00EB7743">
      <w:pPr>
        <w:pStyle w:val="Heading3"/>
      </w:pPr>
      <w:bookmarkStart w:id="16" w:name="_heading=h.7zxzbgysn7f7" w:colFirst="0" w:colLast="0"/>
      <w:bookmarkEnd w:id="16"/>
      <w:r>
        <w:t>Св. мчц. Акилини</w:t>
      </w:r>
    </w:p>
    <w:p w14:paraId="00000037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А́гниця Твоя́, Ісу́се, Акилина,*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38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Очистивши душу твою благами дівицтва,* уразившись любов’ю жениха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вого Христа* піднеслася на висоту мучеництвом твоїм, Акилино всечесна.*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Стоячи перед </w:t>
      </w:r>
      <w:r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им разом з ангелами, радієш.* З ними не переставай молитися за всіх нас.</w:t>
      </w:r>
    </w:p>
    <w:p w14:paraId="00000039" w14:textId="77777777" w:rsidR="0011669E" w:rsidRDefault="00EB7743">
      <w:pPr>
        <w:pStyle w:val="Heading3"/>
      </w:pPr>
      <w:bookmarkStart w:id="17" w:name="_heading=h.zi4wri29jftk" w:colFirst="0" w:colLast="0"/>
      <w:bookmarkEnd w:id="17"/>
      <w:r>
        <w:t xml:space="preserve">Св. Трифилія, єп. Левкусії Кипрської </w:t>
      </w:r>
    </w:p>
    <w:p w14:paraId="0000003A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Пра́вилом ві́ри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Трифилію.* Моли́ Христа́ Бо́га, щоб спасли́ся ду́ші на́ші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3B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Подвигом життя чистоту дівицтва прийняв Тр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филі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був ти першим на престолі Левкусії,* і став ти наставником богорозумним.* Тому радісно взиваємо до тебе:* радуйся, святителів окрасо.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C" w14:textId="77777777" w:rsidR="0011669E" w:rsidRDefault="00EB7743">
      <w:pPr>
        <w:pStyle w:val="Heading2"/>
        <w:spacing w:after="160" w:line="259" w:lineRule="auto"/>
        <w:jc w:val="both"/>
      </w:pPr>
      <w:bookmarkStart w:id="18" w:name="_heading=h.gjdgxs" w:colFirst="0" w:colLast="0"/>
      <w:bookmarkEnd w:id="18"/>
      <w:r>
        <w:t>14 червня. Св. прор. Єлисея. Св. Методія, патр. Царгородського.</w:t>
      </w:r>
    </w:p>
    <w:p w14:paraId="0000003D" w14:textId="77777777" w:rsidR="0011669E" w:rsidRDefault="00EB7743">
      <w:pPr>
        <w:pStyle w:val="Heading3"/>
      </w:pPr>
      <w:bookmarkStart w:id="19" w:name="_heading=h.tgfxcqz9pog3" w:colFirst="0" w:colLast="0"/>
      <w:bookmarkEnd w:id="19"/>
      <w:r>
        <w:t xml:space="preserve">Св. прор. Єлисея </w:t>
      </w:r>
    </w:p>
    <w:p w14:paraId="0000003E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тілі ангел, пророків основа,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другий предтеча пришестя Христового – Ілля славний,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висоти зіслав Єлисеєві благодать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недуги відганяти і прокажених очищати.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й на тих, що почитають його, зливає </w:t>
      </w:r>
      <w:r>
        <w:rPr>
          <w:rFonts w:ascii="Times New Roman" w:eastAsia="Times New Roman" w:hAnsi="Times New Roman" w:cs="Times New Roman"/>
          <w:sz w:val="24"/>
          <w:szCs w:val="24"/>
        </w:rPr>
        <w:t>зцілення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3F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Явився ти Божим пророком, прийнявши щедру благодать,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якої воістину удостоївся, </w:t>
      </w: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лаженний, бо був ти співмешканцем Іллі.* З ним же молися до Христа Бога неустанно за всіх нас. </w:t>
      </w:r>
    </w:p>
    <w:p w14:paraId="00000040" w14:textId="77777777" w:rsidR="0011669E" w:rsidRDefault="00EB7743">
      <w:pPr>
        <w:pStyle w:val="Heading3"/>
      </w:pPr>
      <w:bookmarkStart w:id="20" w:name="_heading=h.k76mvtxpjiv8" w:colFirst="0" w:colLast="0"/>
      <w:bookmarkEnd w:id="20"/>
      <w:r>
        <w:t>Св. Методія, патр. Царгородського.</w:t>
      </w:r>
    </w:p>
    <w:p w14:paraId="00000041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Розпалився ти ревністю заради ікон,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ремудрий,* і сміливо викрив царське злочестя,* і перетерпів ти перебування в темниці.* Тому унаслідував просторі оселі.* Звідти не забудь нас, що оспівуємо твою пам’ять,* Методі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пастирю блаженніший.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2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землі ти подвизався, як безтілесний,* і небеса успадкував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и, Методі</w:t>
      </w:r>
      <w:r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 пояснив у всіх кінцях поклоніння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конам.* Перебуваючи в багатьох трудах і недугах,* не відступив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зі сміливістю викривати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их,* що відкидають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кони Христові. </w:t>
      </w:r>
    </w:p>
    <w:p w14:paraId="00000043" w14:textId="77777777" w:rsidR="0011669E" w:rsidRDefault="00EB7743">
      <w:pPr>
        <w:pStyle w:val="Heading2"/>
        <w:spacing w:after="160" w:line="259" w:lineRule="auto"/>
        <w:jc w:val="both"/>
      </w:pPr>
      <w:bookmarkStart w:id="21" w:name="_heading=h.lz40tbs8r3z6" w:colFirst="0" w:colLast="0"/>
      <w:bookmarkEnd w:id="21"/>
      <w:r>
        <w:lastRenderedPageBreak/>
        <w:t xml:space="preserve">15 червня. Св. прор. Амоса. Прп. Єроніма, пресвітера Стридонського. </w:t>
      </w:r>
    </w:p>
    <w:p w14:paraId="00000044" w14:textId="77777777" w:rsidR="0011669E" w:rsidRDefault="00EB7743">
      <w:pPr>
        <w:pStyle w:val="Heading3"/>
      </w:pPr>
      <w:bookmarkStart w:id="22" w:name="_heading=h.cu5pez2ckscy" w:colFirst="0" w:colLast="0"/>
      <w:bookmarkEnd w:id="22"/>
      <w:r>
        <w:t xml:space="preserve">Св. прор. Амоса </w:t>
      </w:r>
    </w:p>
    <w:p w14:paraId="00000045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Проро́ка Твого́ Амоса па́м’ять, Го́споди, святку́ємо.* Тому́ мо́лимо Тебе́: Спаси́ ду́ші на́ші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46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Очистивши Духом твоє світлосяйне серце, </w:t>
      </w:r>
      <w:r>
        <w:rPr>
          <w:rFonts w:ascii="Times New Roman" w:eastAsia="Times New Roman" w:hAnsi="Times New Roman" w:cs="Times New Roman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ророче,* і, дар пророцтва з висоти прийнявши, славний Амосе,* звістив ти велегласно у всіх сторонах:* 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 наш, і немає подібного до Нього. </w:t>
      </w:r>
    </w:p>
    <w:p w14:paraId="00000047" w14:textId="77777777" w:rsidR="0011669E" w:rsidRDefault="00EB7743">
      <w:pPr>
        <w:pStyle w:val="Heading3"/>
      </w:pPr>
      <w:bookmarkStart w:id="23" w:name="_heading=h.s1f3hgpgab35" w:colFirst="0" w:colLast="0"/>
      <w:bookmarkEnd w:id="23"/>
      <w:r>
        <w:t xml:space="preserve">Прп. Єроніма, пресвітера Стридонського </w:t>
      </w:r>
    </w:p>
    <w:p w14:paraId="00000048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Правосла́в’я наста́внику, благоче́стя учи́телю і чистоти́, вселе́нної світи́льнику,* архиєре́їв богонатхне́нна окра́со, Єроніме прему́дрий,* уче́нням твої́м ти все просвіти́в, сопі́лко духо́вна.* Моли́ Христа́ Бо́га, щоб спасли́ся ду́ші на́ші.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49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 насолодився богомудрий повздержністю* і похіть тіла свого погамував* і показався сіяючим вірою,* і, ніби дерево посеред раю, зацвів ти, Єроніме, отче </w:t>
      </w:r>
      <w:sdt>
        <w:sdtPr>
          <w:tag w:val="goog_rdk_0"/>
          <w:id w:val="1176815419"/>
        </w:sdtPr>
        <w:sdtEndPr/>
        <w:sdtContent>
          <w:commentRangeStart w:id="24"/>
        </w:sdtContent>
      </w:sdt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</w:t>
      </w:r>
      <w:commentRangeEnd w:id="24"/>
      <w:r>
        <w:commentReference w:id="24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4A" w14:textId="77777777" w:rsidR="0011669E" w:rsidRDefault="00EB7743">
      <w:pPr>
        <w:pStyle w:val="Heading2"/>
        <w:spacing w:after="160" w:line="259" w:lineRule="auto"/>
        <w:jc w:val="both"/>
      </w:pPr>
      <w:bookmarkStart w:id="25" w:name="_heading=h.8fficjyn667y" w:colFirst="0" w:colLast="0"/>
      <w:bookmarkEnd w:id="25"/>
      <w:r>
        <w:t>16 червня. Св. чудотворця Тихона Аматунтського.</w:t>
      </w:r>
    </w:p>
    <w:p w14:paraId="0000004B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Добровільно ставши убогим,* </w:t>
      </w:r>
      <w:r>
        <w:rPr>
          <w:rFonts w:ascii="Times New Roman" w:eastAsia="Times New Roman" w:hAnsi="Times New Roman" w:cs="Times New Roman"/>
          <w:sz w:val="24"/>
          <w:szCs w:val="24"/>
        </w:rPr>
        <w:t>розіп'явся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eastAsia="Times New Roman" w:hAnsi="Times New Roman" w:cs="Times New Roman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еркви Аматунської,* яку просвітив і від темряви облудної визволив, Тихоне, отче наш.* І нас просвіти молитвами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воїми,* що сьогодні пам’ять твою вшановуємо.</w:t>
      </w:r>
    </w:p>
    <w:p w14:paraId="0000004D" w14:textId="4DEB6911" w:rsidR="0011669E" w:rsidRPr="00EB7743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Перебувавши у </w:t>
      </w:r>
      <w:r>
        <w:rPr>
          <w:rFonts w:ascii="Times New Roman" w:eastAsia="Times New Roman" w:hAnsi="Times New Roman" w:cs="Times New Roman"/>
          <w:sz w:val="24"/>
          <w:szCs w:val="24"/>
        </w:rPr>
        <w:t>богоугодному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пості,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вятий,* прийняв ти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илу Утішителя з висоти,* щоб подолати ідолів оману,* людей спасти, демонів відігнати, недуги зціляти.* Тому й вшановуємо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ебе, як Божого друга, Тихоне блаженний. </w:t>
      </w:r>
    </w:p>
    <w:p w14:paraId="0000004E" w14:textId="77777777" w:rsidR="0011669E" w:rsidRDefault="00EB7743">
      <w:pPr>
        <w:pStyle w:val="Heading2"/>
        <w:spacing w:after="160" w:line="259" w:lineRule="auto"/>
        <w:jc w:val="both"/>
      </w:pPr>
      <w:bookmarkStart w:id="26" w:name="_heading=h.u0c5xbc0z379" w:colFirst="0" w:colLast="0"/>
      <w:bookmarkEnd w:id="26"/>
      <w:r>
        <w:t>17 червня. Свв. мчч. Мануїла, Савела й Ісмаїла. Прп. Іпатія, ігумена Руфеніянського.</w:t>
      </w:r>
    </w:p>
    <w:p w14:paraId="0000004F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50" w14:textId="77777777" w:rsidR="0011669E" w:rsidRDefault="00EB774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Вірою Христовою уражені,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себлаженні, і вірно її чашу </w:t>
      </w:r>
      <w:r>
        <w:rPr>
          <w:rFonts w:ascii="Times New Roman" w:eastAsia="Times New Roman" w:hAnsi="Times New Roman" w:cs="Times New Roman"/>
          <w:sz w:val="24"/>
          <w:szCs w:val="24"/>
        </w:rPr>
        <w:t>випивши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,* перські служіння і нахабство зруйнували, рівночисленні Тройці,* і мо́литеся за всіх нас.</w:t>
      </w:r>
    </w:p>
    <w:p w14:paraId="00000051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2" w14:textId="77777777" w:rsidR="0011669E" w:rsidRDefault="00EB7743">
      <w:pPr>
        <w:pStyle w:val="Heading2"/>
        <w:spacing w:after="160" w:line="259" w:lineRule="auto"/>
        <w:ind w:hanging="2"/>
      </w:pPr>
      <w:bookmarkStart w:id="27" w:name="_heading=h.m0evhud88no5" w:colFirst="0" w:colLast="0"/>
      <w:bookmarkEnd w:id="27"/>
      <w:r>
        <w:lastRenderedPageBreak/>
        <w:t>18 червня. Св. мч. Леонтія.</w:t>
      </w:r>
    </w:p>
    <w:p w14:paraId="00000053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 Твій, Го́споди, Лео́нтій,*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0000054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Мучителів лукаві підступи посоромив єси* і еллінів служіння безбожне викрив,*возсіяв єси богорозуміння всім людям навчанням благочестя, богомудрий мученику.* Тому пам’ять твою почитаємо з любов’ю, премудрий Леонтію.</w:t>
      </w:r>
    </w:p>
    <w:p w14:paraId="00000055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6" w14:textId="77777777" w:rsidR="0011669E" w:rsidRDefault="00EB7743">
      <w:pPr>
        <w:pStyle w:val="Heading2"/>
        <w:spacing w:after="160" w:line="259" w:lineRule="auto"/>
        <w:ind w:hanging="2"/>
      </w:pPr>
      <w:bookmarkStart w:id="28" w:name="_heading=h.fi4i18g7pvnu" w:colFirst="0" w:colLast="0"/>
      <w:bookmarkEnd w:id="28"/>
      <w:r>
        <w:t>19 червня. + Св. ап. Юди, брата Господнього по плоті.</w:t>
      </w:r>
    </w:p>
    <w:p w14:paraId="00000057" w14:textId="77777777" w:rsidR="0011669E" w:rsidRDefault="00EB7743">
      <w:pPr>
        <w:spacing w:after="160" w:line="259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Як Христо́вого ро́дича зна́ючи тебе́, Ю́до,* свяще́нно сла́вимо те́бе, як му́ченика непохи́тного,* що лесть перемі́г і ві́ру збері́г.* Тому́, днесь всесвяту́ твою́ па́м’ять пра́знуючи,* розрі́шення гріхі́в молитва́ми твої́ми прийма́ємо.</w:t>
      </w:r>
    </w:p>
    <w:p w14:paraId="00000058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Си́льним умо́м як ви́браний учени́к явився ти* і, як стовп непобо́рний Це́ркви Христо́вої, пога́нам пропові́дував ти сло́во Христо́ве,* навча́ючи ві́рувати в єди́не Божество́.* Ним просла́влений, прийня́в ти дар оздоро́влень,* зціля́ючи неду́ги тих, що до те́бе прибіга́ють, апо́столе Ю́до всехва́льний.</w:t>
      </w:r>
    </w:p>
    <w:p w14:paraId="00000059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11669E" w:rsidRDefault="00EB7743">
      <w:pPr>
        <w:pStyle w:val="Heading2"/>
        <w:spacing w:after="160" w:line="259" w:lineRule="auto"/>
        <w:ind w:hanging="2"/>
      </w:pPr>
      <w:bookmarkStart w:id="29" w:name="_heading=h.47dbjlf9a7uq" w:colFirst="0" w:colLast="0"/>
      <w:bookmarkEnd w:id="29"/>
      <w:r>
        <w:t>20 червня. Св. свщмч. Методія, єп. Патарського.</w:t>
      </w:r>
    </w:p>
    <w:p w14:paraId="0000005B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Св. свщмч. Методія, єп. Патарського.</w:t>
      </w:r>
    </w:p>
    <w:p w14:paraId="0000005C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</w:p>
    <w:p w14:paraId="0000005D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0000005E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5F" w14:textId="77777777" w:rsidR="0011669E" w:rsidRDefault="00EB7743">
      <w:pPr>
        <w:pStyle w:val="Heading2"/>
        <w:spacing w:after="160" w:line="259" w:lineRule="auto"/>
        <w:ind w:hanging="2"/>
      </w:pPr>
      <w:bookmarkStart w:id="30" w:name="_heading=h.s0snyw5ylx1j" w:colFirst="0" w:colLast="0"/>
      <w:bookmarkEnd w:id="30"/>
      <w:r>
        <w:t>21 червня. Св. мч. Юліяна Тарсійського.</w:t>
      </w:r>
    </w:p>
    <w:p w14:paraId="00000060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 Твій, Го́споди, Юліан,*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0000061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Непереможного воїна благочестя* і істини суголосника і поборника,* всі достойно восхвалімо днесь Юліана і до нього закличмо:* моли Христа Бога за всіх нас.</w:t>
      </w:r>
    </w:p>
    <w:p w14:paraId="00000062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3" w14:textId="77777777" w:rsidR="0011669E" w:rsidRDefault="00EB7743">
      <w:pPr>
        <w:pStyle w:val="Heading2"/>
        <w:spacing w:after="160" w:line="259" w:lineRule="auto"/>
        <w:ind w:hanging="2"/>
      </w:pPr>
      <w:bookmarkStart w:id="31" w:name="_heading=h.rrjlc9cwl9hh" w:colFirst="0" w:colLast="0"/>
      <w:bookmarkEnd w:id="31"/>
      <w:r>
        <w:t>22 червня. Св. свщмч. Євсевія, єп. Самосатського.</w:t>
      </w:r>
    </w:p>
    <w:p w14:paraId="00000064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Євсевію,* моли́ Христа́ Бо́га, щоб спасли́ся ду́ші на́ші.</w:t>
      </w:r>
    </w:p>
    <w:p w14:paraId="00000065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Благочесно у святительстві поживши* і мучеництва шлях пройшовши,* ідольські жертви загасив єси, святителю Євсевію,* і, як дерзновенний, перед Христом Богом,* моли, щоб спаслися душі </w:t>
      </w:r>
      <w:sdt>
        <w:sdtPr>
          <w:tag w:val="goog_rdk_1"/>
          <w:id w:val="290113445"/>
        </w:sdtPr>
        <w:sdtEndPr/>
        <w:sdtContent>
          <w:commentRangeStart w:id="32"/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наші</w:t>
      </w:r>
      <w:commentRangeEnd w:id="32"/>
      <w:r>
        <w:commentReference w:id="32"/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66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7" w14:textId="77777777" w:rsidR="0011669E" w:rsidRDefault="00EB7743">
      <w:pPr>
        <w:pStyle w:val="Heading2"/>
        <w:spacing w:after="160" w:line="259" w:lineRule="auto"/>
        <w:ind w:hanging="2"/>
      </w:pPr>
      <w:bookmarkStart w:id="33" w:name="_heading=h.aouf5muhjiky" w:colFirst="0" w:colLast="0"/>
      <w:bookmarkEnd w:id="33"/>
      <w:r>
        <w:t>23 червня. Св. мчц. Агрипіни.</w:t>
      </w:r>
    </w:p>
    <w:p w14:paraId="00000068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Агрипино, мученице прехвальна. </w:t>
      </w:r>
    </w:p>
    <w:p w14:paraId="00000069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Світлих подвигів твоїх світлоносний день настав,* і тих, що почитають його,* Божественна Церква всіх кличе весело взивати тобі:* Радуйся, діво і мученице, Агрипино всечесна.</w:t>
      </w:r>
    </w:p>
    <w:p w14:paraId="0000006A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6B" w14:textId="77777777" w:rsidR="0011669E" w:rsidRDefault="00EB7743">
      <w:pPr>
        <w:pStyle w:val="Heading2"/>
        <w:spacing w:after="160" w:line="259" w:lineRule="auto"/>
        <w:ind w:hanging="2"/>
        <w:rPr>
          <w:color w:val="FF0000"/>
        </w:rPr>
      </w:pPr>
      <w:bookmarkStart w:id="34" w:name="_heading=h.qg7mbut8aae5" w:colFirst="0" w:colLast="0"/>
      <w:bookmarkEnd w:id="34"/>
      <w:r>
        <w:rPr>
          <w:i/>
          <w:iCs/>
          <w:color w:val="FF0000"/>
        </w:rPr>
        <w:t>24</w:t>
      </w:r>
      <w:r>
        <w:t xml:space="preserve"> червня. </w:t>
      </w:r>
      <w:r>
        <w:rPr>
          <w:color w:val="FF0000"/>
        </w:rPr>
        <w:t xml:space="preserve">+ </w:t>
      </w:r>
      <w:r>
        <w:rPr>
          <w:i/>
          <w:iCs/>
          <w:color w:val="FF0000"/>
        </w:rPr>
        <w:t>Різдво пророка, Предтечі і Хрестителя Господнього Івана.</w:t>
      </w:r>
    </w:p>
    <w:p w14:paraId="0000006C" w14:textId="77777777" w:rsidR="0011669E" w:rsidRDefault="00EB7743">
      <w:pPr>
        <w:spacing w:after="160" w:line="259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0000006D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0000006E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6F" w14:textId="296F8995" w:rsidR="0011669E" w:rsidRDefault="00EB7743">
      <w:pPr>
        <w:pStyle w:val="Heading2"/>
        <w:spacing w:after="160" w:line="259" w:lineRule="auto"/>
        <w:ind w:hanging="2"/>
      </w:pPr>
      <w:bookmarkStart w:id="35" w:name="_heading=h.bcie3j1iam76" w:colFirst="0" w:colLast="0"/>
      <w:bookmarkEnd w:id="35"/>
      <w:r>
        <w:lastRenderedPageBreak/>
        <w:t>25 червня. Св. прпмчц. Февронії.</w:t>
      </w:r>
    </w:p>
    <w:p w14:paraId="5B35DF72" w14:textId="011DB327" w:rsidR="00C65CD0" w:rsidRPr="00C65CD0" w:rsidRDefault="00C65CD0" w:rsidP="00C65CD0">
      <w:pPr>
        <w:pStyle w:val="Heading3"/>
      </w:pPr>
      <w:r>
        <w:t>Св. прпмчц. Февронії.</w:t>
      </w:r>
    </w:p>
    <w:p w14:paraId="00000070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00000071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Жениху мій, найсолодший Христе, – взивала Февронія*, – не важко мені бігти вслід Тобі,* бо насолода любові Твоєї підтримала душу мою надією* і краса милості Твоєї серце моє осолодила,* щоб випити чашу страждань за Тебе,* щоб достойною вчинив ти мене радіти Тобою в світлиці з мудрими дівами.* Тому, преподобна страстотерпице,* почитаючи подвиги трудів твоїх, молимо тебе:* Моли, щоб і перед нами не зачинилися світлиці двері.</w:t>
      </w:r>
    </w:p>
    <w:p w14:paraId="00000072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73" w14:textId="77777777" w:rsidR="0011669E" w:rsidRDefault="00EB7743">
      <w:pPr>
        <w:pStyle w:val="Heading2"/>
        <w:spacing w:after="160" w:line="259" w:lineRule="auto"/>
        <w:ind w:hanging="2"/>
      </w:pPr>
      <w:bookmarkStart w:id="36" w:name="_heading=h.hoj9aedcb2pf" w:colFirst="0" w:colLast="0"/>
      <w:bookmarkEnd w:id="36"/>
      <w:r>
        <w:t>26 червня. Прп. Давида, що в Солуні.</w:t>
      </w:r>
    </w:p>
    <w:p w14:paraId="00000074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00000075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Садом всепроцвітаючим, який приносить плоди чеснот,* явився єси на садовому дереві, як благоспівуча птаха,* життя древо, Господа, в серці твоєму насадивши,* рай же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радше </w:t>
      </w:r>
      <w:r>
        <w:rPr>
          <w:rFonts w:ascii="Times New Roman" w:eastAsia="Times New Roman" w:hAnsi="Times New Roman" w:cs="Times New Roman"/>
          <w:sz w:val="24"/>
          <w:szCs w:val="24"/>
        </w:rPr>
        <w:t>зростив єси, богомудрий,* і ним живиш нас благодатно;* завжди моли за нас, Давиде всеблаженний.</w:t>
      </w:r>
    </w:p>
    <w:p w14:paraId="00000076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7" w14:textId="77777777" w:rsidR="0011669E" w:rsidRDefault="00EB7743">
      <w:pPr>
        <w:pStyle w:val="Heading2"/>
        <w:spacing w:after="160" w:line="259" w:lineRule="auto"/>
        <w:ind w:hanging="2"/>
      </w:pPr>
      <w:bookmarkStart w:id="37" w:name="_heading=h.iwig6tvpu24z" w:colFirst="0" w:colLast="0"/>
      <w:bookmarkEnd w:id="37"/>
      <w:r>
        <w:rPr>
          <w:color w:val="FF0000"/>
        </w:rPr>
        <w:t>27</w:t>
      </w:r>
      <w:r>
        <w:t xml:space="preserve"> червня. Cвщмч. єп. Миколая (Чарнецького) та ін. </w:t>
      </w:r>
    </w:p>
    <w:p w14:paraId="00000078" w14:textId="77777777" w:rsidR="0011669E" w:rsidRDefault="00EB7743">
      <w:pPr>
        <w:pStyle w:val="Heading3"/>
      </w:pPr>
      <w:bookmarkStart w:id="38" w:name="_heading=h.114tmynt4qj3" w:colFirst="0" w:colLast="0"/>
      <w:bookmarkEnd w:id="38"/>
      <w:r>
        <w:t>Cвщмч. єп. Миколая (Чарнецького)</w:t>
      </w:r>
    </w:p>
    <w:p w14:paraId="00000079" w14:textId="77777777" w:rsidR="0011669E" w:rsidRDefault="00EB7743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посланець найвищого престолу* і послідовник Миро</w:t>
      </w:r>
      <w:sdt>
        <w:sdtPr>
          <w:tag w:val="goog_rdk_2"/>
          <w:id w:val="1882681442"/>
        </w:sdtPr>
        <w:sdtEndPr/>
        <w:sdtContent>
          <w:ins w:id="39" w:author="Andrij Bebko" w:date="2026-04-16T19:32:00Z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ins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отця одноіменного,* ти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ти зболену Церкву.* Вилікуй наші болі молитвою за нас, Миколаю найсмиренніший.</w:t>
      </w:r>
    </w:p>
    <w:p w14:paraId="0000007A" w14:textId="77777777" w:rsidR="0011669E" w:rsidRDefault="00EB7743">
      <w:pPr>
        <w:spacing w:after="16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убозтва і низького стану виніс тебе Христос* і посадив між князями свого люду.* Спочатку розкрив твій розум на Божі речі* і спрямував тебе Спаситель на стежки строгих чеснот у своєму чині, яснопромінний Миколаю.* Моли Його через роздавання багатьох чудес* прославити багатство Божої благодаті.</w:t>
      </w:r>
    </w:p>
    <w:p w14:paraId="0000007B" w14:textId="77777777" w:rsidR="0011669E" w:rsidRDefault="00EB7743">
      <w:pPr>
        <w:pStyle w:val="Heading2"/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40" w:name="_heading=h.pcaefvipy96o" w:colFirst="0" w:colLast="0"/>
      <w:bookmarkEnd w:id="40"/>
      <w:r>
        <w:rPr>
          <w:color w:val="FF0000"/>
        </w:rPr>
        <w:lastRenderedPageBreak/>
        <w:t>Прп. Самсона странноприємця.</w:t>
      </w:r>
    </w:p>
    <w:p w14:paraId="0000007C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0000007D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Як особливого лікаря і молитвеника благоприємного,* до раки твоєї Божественної прибігаючи, Самсоне богомудрий преподобний,* зійшовшись з любов’ю, псалмами і піснями,* радіючи, Христа прославляємо,* який таку благодать зцілень тобі подає.</w:t>
      </w:r>
    </w:p>
    <w:p w14:paraId="0000007E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7F" w14:textId="77777777" w:rsidR="0011669E" w:rsidRDefault="00EB7743">
      <w:pPr>
        <w:pStyle w:val="Heading2"/>
        <w:spacing w:after="160" w:line="259" w:lineRule="auto"/>
        <w:ind w:hanging="2"/>
      </w:pPr>
      <w:bookmarkStart w:id="41" w:name="_heading=h.c7p39ybgu9v3" w:colFirst="0" w:colLast="0"/>
      <w:bookmarkEnd w:id="41"/>
      <w:r>
        <w:t>28 червня. Перенесення мощів свв. безсребреників Кира й Івана.</w:t>
      </w:r>
    </w:p>
    <w:p w14:paraId="00000080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sz w:val="24"/>
          <w:szCs w:val="24"/>
        </w:rPr>
        <w:t>Чудеса святих Твоїх мучеників* як стіну непоборну нам дарував єси, Христе Боже,* їх молитвами підступи невірних розори, Церкву святу укріпи,* як єдиний благий і людинолюбний.</w:t>
      </w:r>
    </w:p>
    <w:p w14:paraId="00000081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Від божественної благодаті дар чудес прийнявши, святі* чудодієте неустанно,* всі наші пристрасті дією вашою невидимою посікаєте,* Кире богомудрий із Іваном славним:* ви бо є лікарями божественними.</w:t>
      </w:r>
    </w:p>
    <w:p w14:paraId="00000082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3" w14:textId="77777777" w:rsidR="0011669E" w:rsidRDefault="00EB7743">
      <w:pPr>
        <w:pStyle w:val="Heading2"/>
        <w:spacing w:after="160" w:line="259" w:lineRule="auto"/>
        <w:ind w:hanging="2"/>
        <w:rPr>
          <w:color w:val="FF0000"/>
        </w:rPr>
      </w:pPr>
      <w:bookmarkStart w:id="42" w:name="_heading=h.tdojsrcluph1" w:colFirst="0" w:colLast="0"/>
      <w:bookmarkEnd w:id="42"/>
      <w:r>
        <w:rPr>
          <w:i/>
          <w:iCs/>
          <w:color w:val="FF0000"/>
        </w:rPr>
        <w:t>29</w:t>
      </w:r>
      <w:r>
        <w:t xml:space="preserve"> червня. </w:t>
      </w:r>
      <w:r>
        <w:rPr>
          <w:color w:val="FF0000"/>
        </w:rPr>
        <w:t xml:space="preserve">+ </w:t>
      </w:r>
      <w:r>
        <w:rPr>
          <w:i/>
          <w:iCs/>
          <w:color w:val="FF0000"/>
        </w:rPr>
        <w:t>Свв. славних і всехвальних, і первоверховних апп. Петра й Павла.</w:t>
      </w:r>
    </w:p>
    <w:p w14:paraId="00000084" w14:textId="77777777" w:rsidR="0011669E" w:rsidRDefault="00EB7743">
      <w:pPr>
        <w:spacing w:after="160" w:line="259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00000085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00000086" w14:textId="77777777" w:rsidR="0011669E" w:rsidRDefault="0011669E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87" w14:textId="77777777" w:rsidR="0011669E" w:rsidRDefault="00EB7743">
      <w:pPr>
        <w:pStyle w:val="Heading2"/>
        <w:spacing w:after="160" w:line="259" w:lineRule="auto"/>
        <w:ind w:hanging="2"/>
        <w:rPr>
          <w:color w:val="FF0000"/>
        </w:rPr>
      </w:pPr>
      <w:bookmarkStart w:id="43" w:name="_heading=h.ezeepz1x0w45" w:colFirst="0" w:colLast="0"/>
      <w:bookmarkEnd w:id="43"/>
      <w:r>
        <w:rPr>
          <w:color w:val="FF0000"/>
        </w:rPr>
        <w:t>30</w:t>
      </w:r>
      <w:r>
        <w:t xml:space="preserve"> червня. </w:t>
      </w:r>
      <w:r>
        <w:rPr>
          <w:color w:val="FF0000"/>
        </w:rPr>
        <w:t>+ Собор свв. славних і всехвальних дванадцяти апостолів.</w:t>
      </w:r>
    </w:p>
    <w:p w14:paraId="00000088" w14:textId="77777777" w:rsidR="0011669E" w:rsidRDefault="00EB7743">
      <w:pPr>
        <w:spacing w:after="160" w:line="259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На всю зе́млю ви́йшло вістува́ння ва́ше, святі́,* бо прийня́вши Ду́ха у вогне́нних язика́х, ви і́дольську лесть спали́ли* і мере́жею слове́с люде́й заблу́каних злови́ли ви у ві́ру,* тому́ небеса́ повіда́ють ва́шу сла́ву, а ство́рена ва́ми осно́ва сповіща́є,* і ми з ни́ми кли́чемо в па́м’ять ва́шу: Спаси́, Бо́же, всіх нас,* молитва́ми дванадцяти́ апо́столів Твої́х.</w:t>
      </w:r>
    </w:p>
    <w:p w14:paraId="00000089" w14:textId="77777777" w:rsidR="0011669E" w:rsidRDefault="00EB7743">
      <w:pPr>
        <w:spacing w:after="160" w:line="259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Ка́мінь Христо́с ка́меня ві́ри ни́ні прославля́є сві́тло,* найзнамени́тішого з ученикі́в, і з Павло́м уве́сь дванадцятичисле́нний собо́р.* Їх па́м’ять тво́рячи з ві́рою,* прославля́ємо Того́, що їх просла́вив.</w:t>
      </w:r>
    </w:p>
    <w:sectPr w:rsidR="0011669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4" w:author="Andrij Bebko" w:date="2026-04-16T19:05:00Z" w:initials="">
    <w:p w14:paraId="0000008B" w14:textId="77777777" w:rsidR="0011669E" w:rsidRDefault="00EB77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Кондак, глас 2: Насолоди́вся ти повзде́ржністю, богому́дрий,* і бажа́ння пло́ті ти усмири́в,* яви́вся ти, у ві́рі зроста́ючи,* як ра́йське де́рево життя́, зацві́в ти, (ім’я), о́тче свяще́нний.</w:t>
      </w:r>
    </w:p>
  </w:comment>
  <w:comment w:id="32" w:author="Andrij Bebko" w:date="2026-04-16T19:26:00Z" w:initials="">
    <w:p w14:paraId="0000008A" w14:textId="77777777" w:rsidR="0011669E" w:rsidRDefault="00EB77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Кондак, глас 4: Між святи́телями благоче́сно прожи́вши* і му́чеництва шлях пройшо́вши,* і́дольські же́ртви погаси́в ти* і оборо́нцем був ти для тво́го ста́да, богому́дрий.* Тому́, тебе́ почита́ючи, та́йно кли́чемо до те́бе:* Від бід ви́зволи нас повсякча́сно твої́ми молитва́ми, о́тче наш (ім’я).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8B" w15:done="0"/>
  <w15:commentEx w15:paraId="0000008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8B" w16cid:durableId="2DBC40CD"/>
  <w16cid:commentId w16cid:paraId="0000008A" w16cid:durableId="2DBC40C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4D34F54-D0F3-44DD-B5A3-C8D20ECBBF8A}"/>
    <w:embedBold r:id="rId2" w:fontKey="{785AF615-87B2-4EFD-947C-DA02828D2350}"/>
    <w:embedItalic r:id="rId3" w:fontKey="{D5238322-1577-4F0A-BC86-D3556CE22A9E}"/>
    <w:embedBoldItalic r:id="rId4" w:fontKey="{B3F14DEF-DC37-4E80-97FB-2E7FB0B01567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A3D555E9-5151-4C2C-9C1F-CBB7C817714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C38B35FB-8AA8-4FAD-BCEF-2B568E5F9B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69E"/>
    <w:rsid w:val="00030402"/>
    <w:rsid w:val="0011669E"/>
    <w:rsid w:val="001673CA"/>
    <w:rsid w:val="00C65CD0"/>
    <w:rsid w:val="00EB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8686C"/>
  <w15:docId w15:val="{E3AF44A6-4E71-4B8D-8670-24EBE8B11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40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Обычный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customStyle="1" w:styleId="a0">
    <w:name w:val="Основной шрифт абзаца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Обычная таблица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Нет списка"/>
    <w:qFormat/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65CD0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iiFnPuNOFcRl4uQWJlmfkwxZqQ==">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13305</Words>
  <Characters>7585</Characters>
  <Application>Microsoft Office Word</Application>
  <DocSecurity>0</DocSecurity>
  <Lines>63</Lines>
  <Paragraphs>41</Paragraphs>
  <ScaleCrop>false</ScaleCrop>
  <Company/>
  <LinksUpToDate>false</LinksUpToDate>
  <CharactersWithSpaces>20849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5</cp:revision>
  <dcterms:created xsi:type="dcterms:W3CDTF">2016-05-21T08:20:00Z</dcterms:created>
  <dcterms:modified xsi:type="dcterms:W3CDTF">2026-05-31T03:37:00Z</dcterms:modified>
</cp:coreProperties>
</file>