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Календар УГКЦ з літургійним уставом</w:t>
        <w:br w:type="textWrapping"/>
        <w:t xml:space="preserve">для вечірні, утрені, часів</w:t>
        <w:br w:type="textWrapping"/>
        <w:t xml:space="preserve">і Божественної Літургії</w:t>
        <w:br w:type="textWrapping"/>
        <w:t xml:space="preserve">на 2025 р.</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ЦЕРКОВНІ СВЯТА 2025 РОКУ</w:t>
      </w:r>
    </w:p>
    <w:p w:rsidR="00000000" w:rsidDel="00000000" w:rsidP="00000000" w:rsidRDefault="00000000" w:rsidRPr="00000000" w14:paraId="00000005">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20 КВІТНЯ</w:t>
      </w:r>
      <w:r w:rsidDel="00000000" w:rsidR="00000000" w:rsidRPr="00000000">
        <w:rPr>
          <w:rFonts w:ascii="Times New Roman" w:cs="Times New Roman" w:eastAsia="Times New Roman" w:hAnsi="Times New Roman"/>
          <w:color w:val="ff0000"/>
          <w:rtl w:val="0"/>
        </w:rPr>
        <w:t xml:space="preserve"> – СВІТЛА НЕДІЛЯ ПАСХИ. СВЯТО ВОСКРЕСІННЯ </w:t>
      </w:r>
    </w:p>
    <w:p w:rsidR="00000000" w:rsidDel="00000000" w:rsidP="00000000" w:rsidRDefault="00000000" w:rsidRPr="00000000" w14:paraId="0000000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ГОСПОДА БОГА І СПАСА НАШОГО ІСУСА ХРИСТА.</w:t>
      </w:r>
    </w:p>
    <w:p w:rsidR="00000000" w:rsidDel="00000000" w:rsidP="00000000" w:rsidRDefault="00000000" w:rsidRPr="00000000" w14:paraId="0000000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ДВАНАДЕСЯТІ РУХОМІ СВЯТА:</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13  квітня</w:t>
      </w:r>
      <w:r w:rsidDel="00000000" w:rsidR="00000000" w:rsidRPr="00000000">
        <w:rPr>
          <w:rFonts w:ascii="Times New Roman" w:cs="Times New Roman" w:eastAsia="Times New Roman" w:hAnsi="Times New Roman"/>
          <w:rtl w:val="0"/>
        </w:rPr>
        <w:t xml:space="preserve"> – Вхід Господній у Єрусалим;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травня</w:t>
      </w:r>
      <w:r w:rsidDel="00000000" w:rsidR="00000000" w:rsidRPr="00000000">
        <w:rPr>
          <w:rFonts w:ascii="Times New Roman" w:cs="Times New Roman" w:eastAsia="Times New Roman" w:hAnsi="Times New Roman"/>
          <w:rtl w:val="0"/>
        </w:rPr>
        <w:t xml:space="preserve"> – Вознесіння Господа нашого Ісуса Христа;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червня</w:t>
      </w:r>
      <w:r w:rsidDel="00000000" w:rsidR="00000000" w:rsidRPr="00000000">
        <w:rPr>
          <w:rFonts w:ascii="Times New Roman" w:cs="Times New Roman" w:eastAsia="Times New Roman" w:hAnsi="Times New Roman"/>
          <w:rtl w:val="0"/>
        </w:rPr>
        <w:t xml:space="preserve"> – Зіслання Святого Духа. П’ятдесятниця.</w:t>
      </w:r>
    </w:p>
    <w:p w:rsidR="00000000" w:rsidDel="00000000" w:rsidP="00000000" w:rsidRDefault="00000000" w:rsidRPr="00000000" w14:paraId="0000000D">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НЕРУХОМІ СВЯТА:</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8 вересня</w:t>
      </w:r>
      <w:r w:rsidDel="00000000" w:rsidR="00000000" w:rsidRPr="00000000">
        <w:rPr>
          <w:rFonts w:ascii="Times New Roman" w:cs="Times New Roman" w:eastAsia="Times New Roman" w:hAnsi="Times New Roman"/>
          <w:rtl w:val="0"/>
        </w:rPr>
        <w:t xml:space="preserve"> – Різдво Пресвятої Богородиці;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14 вересня</w:t>
      </w:r>
      <w:r w:rsidDel="00000000" w:rsidR="00000000" w:rsidRPr="00000000">
        <w:rPr>
          <w:rFonts w:ascii="Times New Roman" w:cs="Times New Roman" w:eastAsia="Times New Roman" w:hAnsi="Times New Roman"/>
          <w:rtl w:val="0"/>
        </w:rPr>
        <w:t xml:space="preserve"> – Всесвітнє Воздвиження чесного і Животворчого Хреста;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21 листопада</w:t>
      </w:r>
      <w:r w:rsidDel="00000000" w:rsidR="00000000" w:rsidRPr="00000000">
        <w:rPr>
          <w:rFonts w:ascii="Times New Roman" w:cs="Times New Roman" w:eastAsia="Times New Roman" w:hAnsi="Times New Roman"/>
          <w:rtl w:val="0"/>
        </w:rPr>
        <w:t xml:space="preserve"> – Вхід в храм Пресвятої Богородиці;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грудня</w:t>
      </w:r>
      <w:r w:rsidDel="00000000" w:rsidR="00000000" w:rsidRPr="00000000">
        <w:rPr>
          <w:rFonts w:ascii="Times New Roman" w:cs="Times New Roman" w:eastAsia="Times New Roman" w:hAnsi="Times New Roman"/>
          <w:rtl w:val="0"/>
        </w:rPr>
        <w:t xml:space="preserve"> – Різдво Господа нашого Ісуса Христа;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січня</w:t>
      </w:r>
      <w:r w:rsidDel="00000000" w:rsidR="00000000" w:rsidRPr="00000000">
        <w:rPr>
          <w:rFonts w:ascii="Times New Roman" w:cs="Times New Roman" w:eastAsia="Times New Roman" w:hAnsi="Times New Roman"/>
          <w:rtl w:val="0"/>
        </w:rPr>
        <w:t xml:space="preserve"> – Богоявлення Господа нашого Ісуса Христа;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лютого</w:t>
      </w:r>
      <w:r w:rsidDel="00000000" w:rsidR="00000000" w:rsidRPr="00000000">
        <w:rPr>
          <w:rFonts w:ascii="Times New Roman" w:cs="Times New Roman" w:eastAsia="Times New Roman" w:hAnsi="Times New Roman"/>
          <w:rtl w:val="0"/>
        </w:rPr>
        <w:t xml:space="preserve"> – Стрітення Господнє;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25 березня</w:t>
      </w:r>
      <w:r w:rsidDel="00000000" w:rsidR="00000000" w:rsidRPr="00000000">
        <w:rPr>
          <w:rFonts w:ascii="Times New Roman" w:cs="Times New Roman" w:eastAsia="Times New Roman" w:hAnsi="Times New Roman"/>
          <w:rtl w:val="0"/>
        </w:rPr>
        <w:t xml:space="preserve"> – Благовіщення Пресвятої Богородиці;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серпня</w:t>
      </w:r>
      <w:r w:rsidDel="00000000" w:rsidR="00000000" w:rsidRPr="00000000">
        <w:rPr>
          <w:rFonts w:ascii="Times New Roman" w:cs="Times New Roman" w:eastAsia="Times New Roman" w:hAnsi="Times New Roman"/>
          <w:rtl w:val="0"/>
        </w:rPr>
        <w:t xml:space="preserve"> – Переображення Господа нашого Ісуса Христа;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серпня</w:t>
      </w:r>
      <w:r w:rsidDel="00000000" w:rsidR="00000000" w:rsidRPr="00000000">
        <w:rPr>
          <w:rFonts w:ascii="Times New Roman" w:cs="Times New Roman" w:eastAsia="Times New Roman" w:hAnsi="Times New Roman"/>
          <w:rtl w:val="0"/>
        </w:rPr>
        <w:t xml:space="preserve"> – Успіння Пресвятої Богородиці. </w:t>
      </w:r>
    </w:p>
    <w:p w:rsidR="00000000" w:rsidDel="00000000" w:rsidP="00000000" w:rsidRDefault="00000000" w:rsidRPr="00000000" w14:paraId="00000018">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ДНІ ОСОБЛИВОГО </w:t>
      </w:r>
      <w:r w:rsidDel="00000000" w:rsidR="00000000" w:rsidRPr="00000000">
        <w:rPr>
          <w:rFonts w:ascii="Times New Roman" w:cs="Times New Roman" w:eastAsia="Times New Roman" w:hAnsi="Times New Roman"/>
          <w:b w:val="1"/>
          <w:i w:val="1"/>
          <w:color w:val="ff0000"/>
          <w:rtl w:val="0"/>
        </w:rPr>
        <w:t xml:space="preserve">(або ВСЕЛЕНСЬКОГО)</w:t>
      </w:r>
      <w:r w:rsidDel="00000000" w:rsidR="00000000" w:rsidRPr="00000000">
        <w:rPr>
          <w:rFonts w:ascii="Times New Roman" w:cs="Times New Roman" w:eastAsia="Times New Roman" w:hAnsi="Times New Roman"/>
          <w:b w:val="1"/>
          <w:color w:val="ff0000"/>
          <w:rtl w:val="0"/>
        </w:rPr>
        <w:t xml:space="preserve">, ПОМИНАННЯ УСОПШИХ:</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лютого </w:t>
      </w:r>
      <w:r w:rsidDel="00000000" w:rsidR="00000000" w:rsidRPr="00000000">
        <w:rPr>
          <w:rFonts w:ascii="Times New Roman" w:cs="Times New Roman" w:eastAsia="Times New Roman" w:hAnsi="Times New Roman"/>
          <w:rtl w:val="0"/>
        </w:rPr>
        <w:t xml:space="preserve">– субота м’ясопусна;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15 березня </w:t>
      </w:r>
      <w:r w:rsidDel="00000000" w:rsidR="00000000" w:rsidRPr="00000000">
        <w:rPr>
          <w:rFonts w:ascii="Times New Roman" w:cs="Times New Roman" w:eastAsia="Times New Roman" w:hAnsi="Times New Roman"/>
          <w:rtl w:val="0"/>
        </w:rPr>
        <w:t xml:space="preserve">– субота 2-го тижня Великого посту;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22 березня </w:t>
      </w:r>
      <w:r w:rsidDel="00000000" w:rsidR="00000000" w:rsidRPr="00000000">
        <w:rPr>
          <w:rFonts w:ascii="Times New Roman" w:cs="Times New Roman" w:eastAsia="Times New Roman" w:hAnsi="Times New Roman"/>
          <w:rtl w:val="0"/>
        </w:rPr>
        <w:t xml:space="preserve">– субота 3-го тижня Великого посту;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29 березня</w:t>
      </w:r>
      <w:r w:rsidDel="00000000" w:rsidR="00000000" w:rsidRPr="00000000">
        <w:rPr>
          <w:rFonts w:ascii="Times New Roman" w:cs="Times New Roman" w:eastAsia="Times New Roman" w:hAnsi="Times New Roman"/>
          <w:rtl w:val="0"/>
        </w:rPr>
        <w:t xml:space="preserve"> – субота 4-го тижня Великого посту;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7  червня</w:t>
      </w:r>
      <w:r w:rsidDel="00000000" w:rsidR="00000000" w:rsidRPr="00000000">
        <w:rPr>
          <w:rFonts w:ascii="Times New Roman" w:cs="Times New Roman" w:eastAsia="Times New Roman" w:hAnsi="Times New Roman"/>
          <w:rtl w:val="0"/>
        </w:rPr>
        <w:t xml:space="preserve"> – субота перед святом Зіслання Святого Духа.</w:t>
      </w:r>
    </w:p>
    <w:p w:rsidR="00000000" w:rsidDel="00000000" w:rsidP="00000000" w:rsidRDefault="00000000" w:rsidRPr="00000000" w14:paraId="0000001F">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ПРО ПІСТ І ТРАПЕЗУ</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Кан. 115, § 2. Канонів Партикулярного права Української Греко-Католицької Церкви: </w:t>
      </w:r>
      <w:r w:rsidDel="00000000" w:rsidR="00000000" w:rsidRPr="00000000">
        <w:rPr>
          <w:rFonts w:ascii="Times New Roman" w:cs="Times New Roman" w:eastAsia="Times New Roman" w:hAnsi="Times New Roman"/>
          <w:i w:val="1"/>
          <w:color w:val="ff0000"/>
          <w:rtl w:val="0"/>
        </w:rPr>
        <w:t xml:space="preserve">«Усі вірні зобов’язані постити в такі періоди церковного року:</w:t>
      </w:r>
      <w:r w:rsidDel="00000000" w:rsidR="00000000" w:rsidRPr="00000000">
        <w:rPr>
          <w:rFonts w:ascii="Times New Roman" w:cs="Times New Roman" w:eastAsia="Times New Roman" w:hAnsi="Times New Roman"/>
          <w:rtl w:val="0"/>
        </w:rPr>
        <w:t xml:space="preserve"> Великий піст і Страсний тиждень: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березня – 4 травня;</w:t>
      </w:r>
    </w:p>
    <w:p w:rsidR="00000000" w:rsidDel="00000000" w:rsidP="00000000" w:rsidRDefault="00000000" w:rsidRPr="00000000" w14:paraId="00000023">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4">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Успенський піст (Спасівка): </w:t>
      </w:r>
      <w:r w:rsidDel="00000000" w:rsidR="00000000" w:rsidRPr="00000000">
        <w:rPr>
          <w:rFonts w:ascii="Times New Roman" w:cs="Times New Roman" w:eastAsia="Times New Roman" w:hAnsi="Times New Roman"/>
          <w:i w:val="1"/>
          <w:rtl w:val="0"/>
        </w:rPr>
        <w:t xml:space="preserve">1 серпня – 14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Різдвяний піст (Пилипівка): </w:t>
      </w:r>
      <w:r w:rsidDel="00000000" w:rsidR="00000000" w:rsidRPr="00000000">
        <w:rPr>
          <w:rFonts w:ascii="Times New Roman" w:cs="Times New Roman" w:eastAsia="Times New Roman" w:hAnsi="Times New Roman"/>
          <w:i w:val="1"/>
          <w:rtl w:val="0"/>
        </w:rPr>
        <w:t xml:space="preserve">15 листопада – 24 грудня.</w:t>
      </w:r>
    </w:p>
    <w:p w:rsidR="00000000" w:rsidDel="00000000" w:rsidP="00000000" w:rsidRDefault="00000000" w:rsidRPr="00000000" w14:paraId="00000026">
      <w:pPr>
        <w:ind w:firstLine="708"/>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7">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ОДНОДНЕВНІ ПОСТИ:</w:t>
      </w:r>
    </w:p>
    <w:p w:rsidR="00000000" w:rsidDel="00000000" w:rsidP="00000000" w:rsidRDefault="00000000" w:rsidRPr="00000000" w14:paraId="00000028">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Різдва Христового – </w:t>
      </w:r>
      <w:r w:rsidDel="00000000" w:rsidR="00000000" w:rsidRPr="00000000">
        <w:rPr>
          <w:rFonts w:ascii="Times New Roman" w:cs="Times New Roman" w:eastAsia="Times New Roman" w:hAnsi="Times New Roman"/>
          <w:i w:val="1"/>
          <w:rtl w:val="0"/>
        </w:rPr>
        <w:t xml:space="preserve">24 грудня;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Навечір'я Богоявлення Господнього – </w:t>
      </w:r>
      <w:r w:rsidDel="00000000" w:rsidR="00000000" w:rsidRPr="00000000">
        <w:rPr>
          <w:rFonts w:ascii="Times New Roman" w:cs="Times New Roman" w:eastAsia="Times New Roman" w:hAnsi="Times New Roman"/>
          <w:i w:val="1"/>
          <w:rtl w:val="0"/>
        </w:rPr>
        <w:t xml:space="preserve">5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Усікновення Чесної голови святого Йоана Хрестителя – </w:t>
      </w:r>
      <w:r w:rsidDel="00000000" w:rsidR="00000000" w:rsidRPr="00000000">
        <w:rPr>
          <w:rFonts w:ascii="Times New Roman" w:cs="Times New Roman" w:eastAsia="Times New Roman" w:hAnsi="Times New Roman"/>
          <w:i w:val="1"/>
          <w:rtl w:val="0"/>
        </w:rPr>
        <w:t xml:space="preserve">29 серпня;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Всесвітнє Воздвиження чесного і Животворящого Хреста Господнього – </w:t>
      </w:r>
      <w:r w:rsidDel="00000000" w:rsidR="00000000" w:rsidRPr="00000000">
        <w:rPr>
          <w:rFonts w:ascii="Times New Roman" w:cs="Times New Roman" w:eastAsia="Times New Roman" w:hAnsi="Times New Roman"/>
          <w:i w:val="1"/>
          <w:rtl w:val="0"/>
        </w:rPr>
        <w:t xml:space="preserve">14 вересня.</w:t>
      </w:r>
    </w:p>
    <w:p w:rsidR="00000000" w:rsidDel="00000000" w:rsidP="00000000" w:rsidRDefault="00000000" w:rsidRPr="00000000" w14:paraId="0000002C">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СУВОРИЙ ПІСТ:</w:t>
      </w:r>
    </w:p>
    <w:p w:rsidR="00000000" w:rsidDel="00000000" w:rsidP="00000000" w:rsidRDefault="00000000" w:rsidRPr="00000000" w14:paraId="0000002D">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Перший день Великого посту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Велика п’ятниця – </w:t>
      </w:r>
      <w:r w:rsidDel="00000000" w:rsidR="00000000" w:rsidRPr="00000000">
        <w:rPr>
          <w:rFonts w:ascii="Times New Roman" w:cs="Times New Roman" w:eastAsia="Times New Roman" w:hAnsi="Times New Roman"/>
          <w:i w:val="1"/>
          <w:rtl w:val="0"/>
        </w:rPr>
        <w:t xml:space="preserve">18 квітня.</w:t>
      </w:r>
      <w:r w:rsidDel="00000000" w:rsidR="00000000" w:rsidRPr="00000000">
        <w:rPr>
          <w:rtl w:val="0"/>
        </w:rPr>
      </w:r>
    </w:p>
    <w:p w:rsidR="00000000" w:rsidDel="00000000" w:rsidP="00000000" w:rsidRDefault="00000000" w:rsidRPr="00000000" w14:paraId="0000002F">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ЗАГАЛЬНИЦІ:</w:t>
      </w:r>
    </w:p>
    <w:p w:rsidR="00000000" w:rsidDel="00000000" w:rsidP="00000000" w:rsidRDefault="00000000" w:rsidRPr="00000000" w14:paraId="00000030">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Різдва Христового до Навечір'я Богоявлення: </w:t>
      </w:r>
      <w:r w:rsidDel="00000000" w:rsidR="00000000" w:rsidRPr="00000000">
        <w:rPr>
          <w:rFonts w:ascii="Times New Roman" w:cs="Times New Roman" w:eastAsia="Times New Roman" w:hAnsi="Times New Roman"/>
          <w:i w:val="1"/>
          <w:rtl w:val="0"/>
        </w:rPr>
        <w:t xml:space="preserve">25 грудня – 4 січня;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неділі митаря і фарисея до неділі блудного сина: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i w:val="1"/>
          <w:color w:val="000000"/>
          <w:rtl w:val="0"/>
        </w:rPr>
        <w:t xml:space="preserve">6 лютого – 3 березня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Неділі Пасхи до Томиної неділі: </w:t>
      </w:r>
      <w:r w:rsidDel="00000000" w:rsidR="00000000" w:rsidRPr="00000000">
        <w:rPr>
          <w:rFonts w:ascii="Times New Roman" w:cs="Times New Roman" w:eastAsia="Times New Roman" w:hAnsi="Times New Roman"/>
          <w:i w:val="1"/>
          <w:rtl w:val="0"/>
        </w:rPr>
        <w:t xml:space="preserve">20 – 8  травня;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свята Зіслання Святого Духа до неділі Всіх святих: </w:t>
      </w:r>
      <w:r w:rsidDel="00000000" w:rsidR="00000000" w:rsidRPr="00000000">
        <w:rPr>
          <w:rFonts w:ascii="Times New Roman" w:cs="Times New Roman" w:eastAsia="Times New Roman" w:hAnsi="Times New Roman"/>
          <w:i w:val="1"/>
          <w:rtl w:val="0"/>
        </w:rPr>
        <w:t xml:space="preserve">8 – 15 червня;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ind w:firstLine="708"/>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Немає посту в </w:t>
      </w:r>
      <w:r w:rsidDel="00000000" w:rsidR="00000000" w:rsidRPr="00000000">
        <w:rPr>
          <w:rFonts w:ascii="Times New Roman" w:cs="Times New Roman" w:eastAsia="Times New Roman" w:hAnsi="Times New Roman"/>
          <w:b w:val="1"/>
          <w:rtl w:val="0"/>
        </w:rPr>
        <w:t xml:space="preserve">суботи</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неділі</w:t>
      </w:r>
      <w:r w:rsidDel="00000000" w:rsidR="00000000" w:rsidRPr="00000000">
        <w:rPr>
          <w:rFonts w:ascii="Times New Roman" w:cs="Times New Roman" w:eastAsia="Times New Roman" w:hAnsi="Times New Roman"/>
          <w:rtl w:val="0"/>
        </w:rPr>
        <w:t xml:space="preserve"> та дні святкування Нового року: </w:t>
      </w:r>
      <w:r w:rsidDel="00000000" w:rsidR="00000000" w:rsidRPr="00000000">
        <w:rPr>
          <w:rFonts w:ascii="Times New Roman" w:cs="Times New Roman" w:eastAsia="Times New Roman" w:hAnsi="Times New Roman"/>
          <w:i w:val="1"/>
          <w:rtl w:val="0"/>
        </w:rPr>
        <w:t xml:space="preserve">31 грудня</w:t>
      </w:r>
      <w:r w:rsidDel="00000000" w:rsidR="00000000" w:rsidRPr="00000000">
        <w:rPr>
          <w:rFonts w:ascii="Times New Roman" w:cs="Times New Roman" w:eastAsia="Times New Roman" w:hAnsi="Times New Roman"/>
          <w:rtl w:val="0"/>
        </w:rPr>
        <w:t xml:space="preserve"> і </w:t>
      </w:r>
      <w:r w:rsidDel="00000000" w:rsidR="00000000" w:rsidRPr="00000000">
        <w:rPr>
          <w:rFonts w:ascii="Times New Roman" w:cs="Times New Roman" w:eastAsia="Times New Roman" w:hAnsi="Times New Roman"/>
          <w:i w:val="1"/>
          <w:rtl w:val="0"/>
        </w:rPr>
        <w:t xml:space="preserve">01 січня</w:t>
      </w:r>
      <w:r w:rsidDel="00000000" w:rsidR="00000000" w:rsidRPr="00000000">
        <w:rPr>
          <w:rFonts w:ascii="Times New Roman" w:cs="Times New Roman" w:eastAsia="Times New Roman" w:hAnsi="Times New Roman"/>
          <w:rtl w:val="0"/>
        </w:rPr>
        <w:t xml:space="preserve"> та Незалежності України – </w:t>
      </w:r>
      <w:r w:rsidDel="00000000" w:rsidR="00000000" w:rsidRPr="00000000">
        <w:rPr>
          <w:rFonts w:ascii="Times New Roman" w:cs="Times New Roman" w:eastAsia="Times New Roman" w:hAnsi="Times New Roman"/>
          <w:i w:val="1"/>
          <w:rtl w:val="0"/>
        </w:rPr>
        <w:t xml:space="preserve">24 серпня.</w:t>
      </w:r>
    </w:p>
    <w:p w:rsidR="00000000" w:rsidDel="00000000" w:rsidP="00000000" w:rsidRDefault="00000000" w:rsidRPr="00000000" w14:paraId="00000035">
      <w:pPr>
        <w:ind w:firstLine="708"/>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6">
      <w:pPr>
        <w:ind w:firstLine="708"/>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ЗАГАЛЬНІ РЕКОМЕНДАЦІЇ ПРО БАРВИ БОГОСЛУЖБОВИХ РИЗ</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грядущого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rsidR="00000000" w:rsidDel="00000000" w:rsidP="00000000" w:rsidRDefault="00000000" w:rsidRPr="00000000" w14:paraId="00000039">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rsidR="00000000" w:rsidDel="00000000" w:rsidP="00000000" w:rsidRDefault="00000000" w:rsidRPr="00000000" w14:paraId="0000003A">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Білі та золотисті – використовують на Господські свята; </w:t>
      </w:r>
    </w:p>
    <w:p w:rsidR="00000000" w:rsidDel="00000000" w:rsidP="00000000" w:rsidRDefault="00000000" w:rsidRPr="00000000" w14:paraId="0000003B">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Блакитні – на Богородичні; </w:t>
      </w:r>
    </w:p>
    <w:p w:rsidR="00000000" w:rsidDel="00000000" w:rsidP="00000000" w:rsidRDefault="00000000" w:rsidRPr="00000000" w14:paraId="0000003C">
      <w:pPr>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Зелені – на П’ятдесятницю; </w:t>
      </w:r>
    </w:p>
    <w:p w:rsidR="00000000" w:rsidDel="00000000" w:rsidP="00000000" w:rsidRDefault="00000000" w:rsidRPr="00000000" w14:paraId="0000003D">
      <w:pPr>
        <w:ind w:firstLine="708"/>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sz w:val="28"/>
          <w:szCs w:val="28"/>
        </w:rPr>
      </w:pPr>
      <w:bookmarkStart w:colFirst="0" w:colLast="0" w:name="_heading=h.2et92p0" w:id="1"/>
      <w:bookmarkEnd w:id="1"/>
      <w:r w:rsidDel="00000000" w:rsidR="00000000" w:rsidRPr="00000000">
        <w:rPr>
          <w:rFonts w:ascii="Times New Roman" w:cs="Times New Roman" w:eastAsia="Times New Roman" w:hAnsi="Times New Roman"/>
          <w:sz w:val="28"/>
          <w:szCs w:val="28"/>
          <w:rtl w:val="0"/>
        </w:rPr>
        <w:t xml:space="preserve">Січень</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042">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4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4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w:t>
      </w:r>
      <w:sdt>
        <w:sdtPr>
          <w:tag w:val="goog_rdk_0"/>
        </w:sdtPr>
        <w:sdtContent>
          <w:ins w:author="Петро Томенко" w:id="0" w:date="2025-02-03T15:36:29Z">
            <w:r w:rsidDel="00000000" w:rsidR="00000000" w:rsidRPr="00000000">
              <w:rPr>
                <w:rFonts w:ascii="Times New Roman" w:cs="Times New Roman" w:eastAsia="Times New Roman" w:hAnsi="Times New Roman"/>
                <w:color w:val="ff0000"/>
                <w:rtl w:val="0"/>
              </w:rPr>
              <w:t xml:space="preserve">10 і 11. Малі єктенії</w:t>
            </w:r>
          </w:ins>
        </w:sdtContent>
      </w:sdt>
      <w:sdt>
        <w:sdtPr>
          <w:tag w:val="goog_rdk_1"/>
        </w:sdtPr>
        <w:sdtContent>
          <w:del w:author="Петро Томенко" w:id="0" w:date="2025-02-03T15:36:29Z">
            <w:r w:rsidDel="00000000" w:rsidR="00000000" w:rsidRPr="00000000">
              <w:rPr>
                <w:rFonts w:ascii="Times New Roman" w:cs="Times New Roman" w:eastAsia="Times New Roman" w:hAnsi="Times New Roman"/>
                <w:color w:val="ff0000"/>
                <w:rtl w:val="0"/>
              </w:rPr>
              <w:delText xml:space="preserve">чергові.</w:delText>
            </w:r>
          </w:del>
        </w:sdtContent>
      </w:sdt>
      <w:r w:rsidDel="00000000" w:rsidR="00000000" w:rsidRPr="00000000">
        <w:rPr>
          <w:rFonts w:ascii="Times New Roman" w:cs="Times New Roman" w:eastAsia="Times New Roman" w:hAnsi="Times New Roman"/>
          <w:color w:val="ff0000"/>
          <w:rtl w:val="0"/>
        </w:rPr>
        <w:t xml:space="preserve"> і сідальні святого, </w:t>
      </w:r>
      <w:sdt>
        <w:sdtPr>
          <w:tag w:val="goog_rdk_2"/>
        </w:sdtPr>
        <w:sdtContent>
          <w:ins w:author="Петро Томенко" w:id="1" w:date="2025-02-03T15:36:53Z">
            <w:r w:rsidDel="00000000" w:rsidR="00000000" w:rsidRPr="00000000">
              <w:rPr>
                <w:rFonts w:ascii="Times New Roman" w:cs="Times New Roman" w:eastAsia="Times New Roman" w:hAnsi="Times New Roman"/>
                <w:color w:val="ff0000"/>
                <w:rtl w:val="0"/>
              </w:rPr>
              <w:t xml:space="preserve">Слава, </w:t>
            </w:r>
          </w:ins>
        </w:sdtContent>
      </w:sdt>
      <w:r w:rsidDel="00000000" w:rsidR="00000000" w:rsidRPr="00000000">
        <w:rPr>
          <w:rFonts w:ascii="Times New Roman" w:cs="Times New Roman" w:eastAsia="Times New Roman" w:hAnsi="Times New Roman"/>
          <w:color w:val="ff0000"/>
          <w:rtl w:val="0"/>
        </w:rPr>
        <w:t xml:space="preserve">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w:t>
      </w:r>
      <w:sdt>
        <w:sdtPr>
          <w:tag w:val="goog_rdk_3"/>
        </w:sdtPr>
        <w:sdtContent>
          <w:ins w:author="Петро Томенко" w:id="2" w:date="2025-02-03T12:12:41Z">
            <w:r w:rsidDel="00000000" w:rsidR="00000000" w:rsidRPr="00000000">
              <w:rPr>
                <w:rFonts w:ascii="Times New Roman" w:cs="Times New Roman" w:eastAsia="Times New Roman" w:hAnsi="Times New Roman"/>
                <w:color w:val="ff0000"/>
                <w:rtl w:val="0"/>
              </w:rPr>
              <w:t xml:space="preserve">Слааа - Молитвами святителя Василія </w:t>
            </w:r>
          </w:ins>
        </w:sdtContent>
      </w:sdt>
      <w:r w:rsidDel="00000000" w:rsidR="00000000" w:rsidRPr="00000000">
        <w:rPr>
          <w:rFonts w:ascii="Times New Roman" w:cs="Times New Roman" w:eastAsia="Times New Roman" w:hAnsi="Times New Roman"/>
          <w:color w:val="ff0000"/>
          <w:rtl w:val="0"/>
        </w:rPr>
        <w:t xml:space="preserve">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4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w:t>
      </w:r>
      <w:sdt>
        <w:sdtPr>
          <w:tag w:val="goog_rdk_4"/>
        </w:sdtPr>
        <w:sdtContent>
          <w:ins w:author="Петро Томенко" w:id="3" w:date="2025-02-03T15:35:51Z">
            <w:r w:rsidDel="00000000" w:rsidR="00000000" w:rsidRPr="00000000">
              <w:rPr>
                <w:rFonts w:ascii="Times New Roman" w:cs="Times New Roman" w:eastAsia="Times New Roman" w:hAnsi="Times New Roman"/>
                <w:rtl w:val="0"/>
              </w:rPr>
              <w:t xml:space="preserve">12</w:t>
            </w:r>
          </w:ins>
        </w:sdtContent>
      </w:sdt>
      <w:sdt>
        <w:sdtPr>
          <w:tag w:val="goog_rdk_5"/>
        </w:sdtPr>
        <w:sdtContent>
          <w:del w:author="Петро Томенко" w:id="3" w:date="2025-02-03T15:35:51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w:t>
      </w:r>
      <w:sdt>
        <w:sdtPr>
          <w:tag w:val="goog_rdk_6"/>
        </w:sdtPr>
        <w:sdtContent>
          <w:ins w:author="Петро Томенко" w:id="4" w:date="2025-02-03T15:37:14Z">
            <w:r w:rsidDel="00000000" w:rsidR="00000000" w:rsidRPr="00000000">
              <w:rPr>
                <w:rFonts w:ascii="Times New Roman" w:cs="Times New Roman" w:eastAsia="Times New Roman" w:hAnsi="Times New Roman"/>
                <w:rtl w:val="0"/>
              </w:rPr>
              <w:t xml:space="preserve"> 13 і 14. Малі єкьтенії. </w:t>
            </w:r>
          </w:ins>
        </w:sdtContent>
      </w:sdt>
      <w:sdt>
        <w:sdtPr>
          <w:tag w:val="goog_rdk_7"/>
        </w:sdtPr>
        <w:sdtContent>
          <w:del w:author="Петро Томенко" w:id="4" w:date="2025-02-03T15:37:14Z">
            <w:r w:rsidDel="00000000" w:rsidR="00000000" w:rsidRPr="00000000">
              <w:rPr>
                <w:rFonts w:ascii="Times New Roman" w:cs="Times New Roman" w:eastAsia="Times New Roman" w:hAnsi="Times New Roman"/>
                <w:rtl w:val="0"/>
              </w:rPr>
              <w:delText xml:space="preserve"> 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 та св.</w:t>
      </w:r>
      <w:sdt>
        <w:sdtPr>
          <w:tag w:val="goog_rdk_8"/>
        </w:sdtPr>
        <w:sdtContent>
          <w:ins w:author="Петро Томенко" w:id="5" w:date="2025-02-04T10:03:08Z">
            <w:r w:rsidDel="00000000" w:rsidR="00000000" w:rsidRPr="00000000">
              <w:rPr>
                <w:rFonts w:ascii="Times New Roman" w:cs="Times New Roman" w:eastAsia="Times New Roman" w:hAnsi="Times New Roman"/>
                <w:rtl w:val="0"/>
              </w:rPr>
              <w:t xml:space="preserve">Катавасія після 3, 6, 8 і 9 пісень ірмоси канону св.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w:t>
      </w:r>
      <w:sdt>
        <w:sdtPr>
          <w:tag w:val="goog_rdk_9"/>
        </w:sdtPr>
        <w:sdtContent>
          <w:ins w:author="Петро Томенко" w:id="6" w:date="2025-02-03T12:15:43Z">
            <w:r w:rsidDel="00000000" w:rsidR="00000000" w:rsidRPr="00000000">
              <w:rPr>
                <w:rFonts w:ascii="Times New Roman" w:cs="Times New Roman" w:eastAsia="Times New Roman" w:hAnsi="Times New Roman"/>
                <w:rtl w:val="0"/>
              </w:rPr>
              <w:t xml:space="preserve"> тропар прп.</w:t>
            </w:r>
          </w:ins>
        </w:sdtContent>
      </w:sdt>
      <w:r w:rsidDel="00000000" w:rsidR="00000000" w:rsidRPr="00000000">
        <w:rPr>
          <w:rFonts w:ascii="Times New Roman" w:cs="Times New Roman" w:eastAsia="Times New Roman" w:hAnsi="Times New Roman"/>
          <w:rtl w:val="0"/>
        </w:rPr>
        <w:t xml:space="preserve"> Сл.,</w:t>
      </w:r>
      <w:sdt>
        <w:sdtPr>
          <w:tag w:val="goog_rdk_10"/>
        </w:sdtPr>
        <w:sdtContent>
          <w:ins w:author="Петро Томенко" w:id="7" w:date="2025-02-03T12:15:59Z">
            <w:r w:rsidDel="00000000" w:rsidR="00000000" w:rsidRPr="00000000">
              <w:rPr>
                <w:rFonts w:ascii="Times New Roman" w:cs="Times New Roman" w:eastAsia="Times New Roman" w:hAnsi="Times New Roman"/>
                <w:rtl w:val="0"/>
              </w:rPr>
              <w:t xml:space="preserve"> - кондак прп.</w:t>
            </w:r>
          </w:ins>
        </w:sdtContent>
      </w:sdt>
      <w:r w:rsidDel="00000000" w:rsidR="00000000" w:rsidRPr="00000000">
        <w:rPr>
          <w:rFonts w:ascii="Times New Roman" w:cs="Times New Roman" w:eastAsia="Times New Roman" w:hAnsi="Times New Roman"/>
          <w:rtl w:val="0"/>
        </w:rPr>
        <w:t xml:space="preserve"> І нині: конд. передсв.; </w:t>
      </w:r>
      <w:sdt>
        <w:sdtPr>
          <w:tag w:val="goog_rdk_11"/>
        </w:sdtPr>
        <w:sdtContent>
          <w:ins w:author="Петро Томенко" w:id="8" w:date="2025-02-03T12:16:13Z">
            <w:r w:rsidDel="00000000" w:rsidR="00000000" w:rsidRPr="00000000">
              <w:rPr>
                <w:rFonts w:ascii="Times New Roman" w:cs="Times New Roman" w:eastAsia="Times New Roman" w:hAnsi="Times New Roman"/>
                <w:rtl w:val="0"/>
              </w:rPr>
              <w:t xml:space="preserve">прокімен, алилуарій і причачний прп. </w:t>
            </w:r>
          </w:ins>
        </w:sdtContent>
      </w:sdt>
      <w:sdt>
        <w:sdtPr>
          <w:tag w:val="goog_rdk_12"/>
        </w:sdtPr>
        <w:sdtContent>
          <w:del w:author="Петро Томенко" w:id="8" w:date="2025-02-03T12:16:13Z">
            <w:r w:rsidDel="00000000" w:rsidR="00000000" w:rsidRPr="00000000">
              <w:rPr>
                <w:rFonts w:ascii="Times New Roman" w:cs="Times New Roman" w:eastAsia="Times New Roman" w:hAnsi="Times New Roman"/>
                <w:rtl w:val="0"/>
              </w:rPr>
              <w:delText xml:space="preserve">все інше – дня.</w:delText>
            </w:r>
          </w:del>
        </w:sdtContent>
      </w:sdt>
      <w:r w:rsidDel="00000000" w:rsidR="00000000" w:rsidRPr="00000000">
        <w:rPr>
          <w:rFonts w:ascii="Times New Roman" w:cs="Times New Roman" w:eastAsia="Times New Roman" w:hAnsi="Times New Roman"/>
          <w:rtl w:val="0"/>
        </w:rPr>
        <w:t xml:space="preserve">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sdt>
        <w:sdtPr>
          <w:tag w:val="goog_rdk_13"/>
        </w:sdtPr>
        <w:sdtContent>
          <w:ins w:author="Петро Томенко" w:id="9" w:date="2025-02-03T12:16:34Z">
            <w:r w:rsidDel="00000000" w:rsidR="00000000" w:rsidRPr="00000000">
              <w:rPr>
                <w:rFonts w:ascii="Times New Roman" w:cs="Times New Roman" w:eastAsia="Times New Roman" w:hAnsi="Times New Roman"/>
                <w:rtl w:val="0"/>
              </w:rPr>
              <w:t xml:space="preserve"> Прп.: Апостол:  Євр., 318 зач. Євангеліє: Йо., 8 зач. - подає місячна мінея</w:t>
            </w:r>
          </w:ins>
        </w:sdtContent>
      </w:sdt>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w:t>
      </w:r>
      <w:sdt>
        <w:sdtPr>
          <w:tag w:val="goog_rdk_14"/>
        </w:sdtPr>
        <w:sdtContent>
          <w:ins w:author="Петро Томенко" w:id="10" w:date="2025-02-03T15:37:50Z">
            <w:r w:rsidDel="00000000" w:rsidR="00000000" w:rsidRPr="00000000">
              <w:rPr>
                <w:rFonts w:ascii="Times New Roman" w:cs="Times New Roman" w:eastAsia="Times New Roman" w:hAnsi="Times New Roman"/>
                <w:rtl w:val="0"/>
              </w:rPr>
              <w:t xml:space="preserve">15</w:t>
            </w:r>
          </w:ins>
        </w:sdtContent>
      </w:sdt>
      <w:sdt>
        <w:sdtPr>
          <w:tag w:val="goog_rdk_15"/>
        </w:sdtPr>
        <w:sdtContent>
          <w:del w:author="Петро Томенко" w:id="10" w:date="2025-02-03T15:37:50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w:t>
      </w:r>
      <w:sdt>
        <w:sdtPr>
          <w:tag w:val="goog_rdk_16"/>
        </w:sdtPr>
        <w:sdtContent>
          <w:ins w:author="Петро Томенко" w:id="11" w:date="2025-02-03T15:38:41Z">
            <w:r w:rsidDel="00000000" w:rsidR="00000000" w:rsidRPr="00000000">
              <w:rPr>
                <w:rFonts w:ascii="Times New Roman" w:cs="Times New Roman" w:eastAsia="Times New Roman" w:hAnsi="Times New Roman"/>
                <w:rtl w:val="0"/>
              </w:rPr>
              <w:t xml:space="preserve">19 і 20. Малі єктенії.</w:t>
            </w:r>
          </w:ins>
        </w:sdtContent>
      </w:sdt>
      <w:sdt>
        <w:sdtPr>
          <w:tag w:val="goog_rdk_17"/>
        </w:sdtPr>
        <w:sdtContent>
          <w:del w:author="Петро Томенко" w:id="11" w:date="2025-02-03T15:38:41Z">
            <w:r w:rsidDel="00000000" w:rsidR="00000000" w:rsidRPr="00000000">
              <w:rPr>
                <w:rFonts w:ascii="Times New Roman" w:cs="Times New Roman" w:eastAsia="Times New Roman" w:hAnsi="Times New Roman"/>
                <w:rtl w:val="0"/>
              </w:rPr>
              <w:delText xml:space="preserve">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передсвяття прор. і мч.</w:t>
      </w:r>
      <w:sdt>
        <w:sdtPr>
          <w:tag w:val="goog_rdk_18"/>
        </w:sdtPr>
        <w:sdtContent>
          <w:ins w:author="Петро Томенко" w:id="12" w:date="2025-02-04T10:04:13Z">
            <w:r w:rsidDel="00000000" w:rsidR="00000000" w:rsidRPr="00000000">
              <w:rPr>
                <w:rFonts w:ascii="Times New Roman" w:cs="Times New Roman" w:eastAsia="Times New Roman" w:hAnsi="Times New Roman"/>
                <w:rtl w:val="0"/>
              </w:rPr>
              <w:t xml:space="preserve"> Катавасія після 3, 6, 8 і 9 пісень ірмоси канону  мч.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5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5D">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w:t>
      </w:r>
      <w:sdt>
        <w:sdtPr>
          <w:tag w:val="goog_rdk_19"/>
        </w:sdtPr>
        <w:sdtContent>
          <w:ins w:author="Петро Томенко" w:id="13" w:date="2025-02-03T15:39:15Z">
            <w:r w:rsidDel="00000000" w:rsidR="00000000" w:rsidRPr="00000000">
              <w:rPr>
                <w:rFonts w:ascii="Times New Roman" w:cs="Times New Roman" w:eastAsia="Times New Roman" w:hAnsi="Times New Roman"/>
                <w:rtl w:val="0"/>
              </w:rPr>
              <w:t xml:space="preserve">18.</w:t>
            </w:r>
          </w:ins>
        </w:sdtContent>
      </w:sdt>
      <w:sdt>
        <w:sdtPr>
          <w:tag w:val="goog_rdk_20"/>
        </w:sdtPr>
        <w:sdtContent>
          <w:del w:author="Петро Томенко" w:id="13" w:date="2025-02-03T15:39:15Z">
            <w:r w:rsidDel="00000000" w:rsidR="00000000" w:rsidRPr="00000000">
              <w:rPr>
                <w:rFonts w:ascii="Times New Roman" w:cs="Times New Roman" w:eastAsia="Times New Roman" w:hAnsi="Times New Roman"/>
                <w:rtl w:val="0"/>
              </w:rPr>
              <w:delText xml:space="preserve">чергова.</w:delText>
            </w:r>
          </w:del>
        </w:sdtContent>
      </w:sdt>
      <w:r w:rsidDel="00000000" w:rsidR="00000000" w:rsidRPr="00000000">
        <w:rPr>
          <w:rFonts w:ascii="Times New Roman" w:cs="Times New Roman" w:eastAsia="Times New Roman" w:hAnsi="Times New Roman"/>
          <w:rtl w:val="0"/>
        </w:rPr>
        <w:t xml:space="preserve">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6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w:t>
      </w:r>
      <w:sdt>
        <w:sdtPr>
          <w:tag w:val="goog_rdk_21"/>
        </w:sdtPr>
        <w:sdtContent>
          <w:ins w:author="Петро Томенко" w:id="14" w:date="2025-02-03T15:39:33Z">
            <w:r w:rsidDel="00000000" w:rsidR="00000000" w:rsidRPr="00000000">
              <w:rPr>
                <w:rFonts w:ascii="Times New Roman" w:cs="Times New Roman" w:eastAsia="Times New Roman" w:hAnsi="Times New Roman"/>
                <w:rtl w:val="0"/>
              </w:rPr>
              <w:t xml:space="preserve">16 і 17. Малі єктенії. </w:t>
            </w:r>
          </w:ins>
        </w:sdtContent>
      </w:sdt>
      <w:sdt>
        <w:sdtPr>
          <w:tag w:val="goog_rdk_22"/>
        </w:sdtPr>
        <w:sdtContent>
          <w:del w:author="Петро Томенко" w:id="14" w:date="2025-02-03T15:39:33Z">
            <w:r w:rsidDel="00000000" w:rsidR="00000000" w:rsidRPr="00000000">
              <w:rPr>
                <w:rFonts w:ascii="Times New Roman" w:cs="Times New Roman" w:eastAsia="Times New Roman" w:hAnsi="Times New Roman"/>
                <w:rtl w:val="0"/>
              </w:rPr>
              <w:delText xml:space="preserve">черг.,</w:delText>
            </w:r>
          </w:del>
        </w:sdtContent>
      </w:sdt>
      <w:r w:rsidDel="00000000" w:rsidR="00000000" w:rsidRPr="00000000">
        <w:rPr>
          <w:rFonts w:ascii="Times New Roman" w:cs="Times New Roman" w:eastAsia="Times New Roman" w:hAnsi="Times New Roman"/>
          <w:rtl w:val="0"/>
        </w:rPr>
        <w:t xml:space="preserve"> сідальні передсв. Канон передсв., апп. і прп.</w:t>
      </w:r>
      <w:sdt>
        <w:sdtPr>
          <w:tag w:val="goog_rdk_23"/>
        </w:sdtPr>
        <w:sdtContent>
          <w:ins w:author="Петро Томенко" w:id="15" w:date="2025-02-04T10:05:14Z">
            <w:r w:rsidDel="00000000" w:rsidR="00000000" w:rsidRPr="00000000">
              <w:rPr>
                <w:rFonts w:ascii="Times New Roman" w:cs="Times New Roman" w:eastAsia="Times New Roman" w:hAnsi="Times New Roman"/>
                <w:rtl w:val="0"/>
              </w:rPr>
              <w:t xml:space="preserve"> Катавасія після 3, 6, 8 і 9 пісень ірмоси канону прп. Після 3 пісні? Після 6 пісні?</w:t>
            </w:r>
          </w:ins>
        </w:sdtContent>
      </w:sdt>
      <w:r w:rsidDel="00000000" w:rsidR="00000000" w:rsidRPr="00000000">
        <w:rPr>
          <w:rFonts w:ascii="Times New Roman" w:cs="Times New Roman" w:eastAsia="Times New Roman" w:hAnsi="Times New Roman"/>
          <w:rtl w:val="0"/>
        </w:rPr>
        <w:t xml:space="preserve">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6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w:t>
      </w:r>
      <w:sdt>
        <w:sdtPr>
          <w:tag w:val="goog_rdk_24"/>
        </w:sdtPr>
        <w:sdtContent>
          <w:ins w:author="Петро Томенко" w:id="16" w:date="2025-02-04T10:06:02Z">
            <w:r w:rsidDel="00000000" w:rsidR="00000000" w:rsidRPr="00000000">
              <w:rPr>
                <w:rFonts w:ascii="Times New Roman" w:cs="Times New Roman" w:eastAsia="Times New Roman" w:hAnsi="Times New Roman"/>
                <w:rtl w:val="0"/>
              </w:rPr>
              <w:t xml:space="preserve"> тропар апп.</w:t>
            </w:r>
          </w:ins>
        </w:sdtContent>
      </w:sdt>
      <w:r w:rsidDel="00000000" w:rsidR="00000000" w:rsidRPr="00000000">
        <w:rPr>
          <w:rFonts w:ascii="Times New Roman" w:cs="Times New Roman" w:eastAsia="Times New Roman" w:hAnsi="Times New Roman"/>
          <w:rtl w:val="0"/>
        </w:rPr>
        <w:t xml:space="preserve"> Сл.,</w:t>
      </w:r>
      <w:sdt>
        <w:sdtPr>
          <w:tag w:val="goog_rdk_25"/>
        </w:sdtPr>
        <w:sdtContent>
          <w:ins w:author="Петро Томенко" w:id="17" w:date="2025-02-04T10:06:09Z">
            <w:r w:rsidDel="00000000" w:rsidR="00000000" w:rsidRPr="00000000">
              <w:rPr>
                <w:rFonts w:ascii="Times New Roman" w:cs="Times New Roman" w:eastAsia="Times New Roman" w:hAnsi="Times New Roman"/>
                <w:rtl w:val="0"/>
              </w:rPr>
              <w:t xml:space="preserve"> кондак апп.</w:t>
            </w:r>
          </w:ins>
        </w:sdtContent>
      </w:sdt>
      <w:r w:rsidDel="00000000" w:rsidR="00000000" w:rsidRPr="00000000">
        <w:rPr>
          <w:rFonts w:ascii="Times New Roman" w:cs="Times New Roman" w:eastAsia="Times New Roman" w:hAnsi="Times New Roman"/>
          <w:rtl w:val="0"/>
        </w:rPr>
        <w:t xml:space="preserve"> І нині: конд. передсв.; </w:t>
      </w:r>
      <w:sdt>
        <w:sdtPr>
          <w:tag w:val="goog_rdk_26"/>
        </w:sdtPr>
        <w:sdtContent>
          <w:ins w:author="Петро Томенко" w:id="18" w:date="2025-02-04T10:06:20Z">
            <w:r w:rsidDel="00000000" w:rsidR="00000000" w:rsidRPr="00000000">
              <w:rPr>
                <w:rFonts w:ascii="Times New Roman" w:cs="Times New Roman" w:eastAsia="Times New Roman" w:hAnsi="Times New Roman"/>
                <w:rtl w:val="0"/>
              </w:rPr>
              <w:t xml:space="preserve">Прокімен, алилуарій і причасний апп. </w:t>
            </w:r>
          </w:ins>
        </w:sdtContent>
      </w:sdt>
      <w:sdt>
        <w:sdtPr>
          <w:tag w:val="goog_rdk_27"/>
        </w:sdtPr>
        <w:sdtContent>
          <w:del w:author="Петро Томенко" w:id="18" w:date="2025-02-04T10:06:20Z">
            <w:r w:rsidDel="00000000" w:rsidR="00000000" w:rsidRPr="00000000">
              <w:rPr>
                <w:rFonts w:ascii="Times New Roman" w:cs="Times New Roman" w:eastAsia="Times New Roman" w:hAnsi="Times New Roman"/>
                <w:rtl w:val="0"/>
              </w:rPr>
              <w:delText xml:space="preserve">все інше – дня</w:delText>
            </w:r>
          </w:del>
        </w:sdtContent>
      </w:sdt>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sdt>
        <w:sdtPr>
          <w:tag w:val="goog_rdk_28"/>
        </w:sdtPr>
        <w:sdtContent>
          <w:ins w:author="Петро Томенко" w:id="19" w:date="2025-02-04T10:06:39Z">
            <w:r w:rsidDel="00000000" w:rsidR="00000000" w:rsidRPr="00000000">
              <w:rPr>
                <w:rFonts w:ascii="Times New Roman" w:cs="Times New Roman" w:eastAsia="Times New Roman" w:hAnsi="Times New Roman"/>
                <w:rtl w:val="0"/>
              </w:rPr>
              <w:t xml:space="preserve"> Апп.: Апостол: Рим., 96 зач. від половини. Євангеліє: Лк., 50 зач. - подає місячна мінея.</w:t>
            </w:r>
          </w:ins>
        </w:sdtContent>
      </w:sdt>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6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3. Єв. 6.</w:t>
      </w:r>
    </w:p>
    <w:p w:rsidR="00000000" w:rsidDel="00000000" w:rsidP="00000000" w:rsidRDefault="00000000" w:rsidRPr="00000000" w14:paraId="000000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6B">
      <w:pPr>
        <w:spacing w:after="1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C">
      <w:pPr>
        <w:spacing w:after="1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3-го гласу. Вхід. Прокімен дня. На стиховні стихири воскресні, Слава, І нині: передсвяття. По “Отче наш” - тропар воскресний, Сл., І нині: Навечірʼя. </w:t>
      </w:r>
      <w:sdt>
        <w:sdtPr>
          <w:tag w:val="goog_rdk_29"/>
        </w:sdtPr>
        <w:sdtContent>
          <w:ins w:author="Петро Томенко" w:id="20" w:date="2025-02-04T10:08:21Z">
            <w:r w:rsidDel="00000000" w:rsidR="00000000" w:rsidRPr="00000000">
              <w:rPr>
                <w:rFonts w:ascii="Times New Roman" w:cs="Times New Roman" w:eastAsia="Times New Roman" w:hAnsi="Times New Roman"/>
                <w:color w:val="ff0000"/>
                <w:rtl w:val="0"/>
              </w:rPr>
              <w:t xml:space="preserve">Якщо звершується всенішна. то Богородице Діво двічі і тропар надвечір’я 1 раз</w:t>
            </w:r>
          </w:ins>
        </w:sdtContent>
      </w:sdt>
      <w:r w:rsidDel="00000000" w:rsidR="00000000" w:rsidRPr="00000000">
        <w:rPr>
          <w:rtl w:val="0"/>
        </w:rPr>
      </w:r>
    </w:p>
    <w:p w:rsidR="00000000" w:rsidDel="00000000" w:rsidP="00000000" w:rsidRDefault="00000000" w:rsidRPr="00000000" w14:paraId="0000006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w:t>
      </w:r>
      <w:sdt>
        <w:sdtPr>
          <w:tag w:val="goog_rdk_30"/>
        </w:sdtPr>
        <w:sdtContent>
          <w:ins w:author="Петро Томенко" w:id="21" w:date="2025-02-04T10:09:04Z">
            <w:r w:rsidDel="00000000" w:rsidR="00000000" w:rsidRPr="00000000">
              <w:rPr>
                <w:rFonts w:ascii="Times New Roman" w:cs="Times New Roman" w:eastAsia="Times New Roman" w:hAnsi="Times New Roman"/>
                <w:color w:val="ff0000"/>
                <w:rtl w:val="0"/>
              </w:rPr>
              <w:t xml:space="preserve">2 і 3. Малі єктенії</w:t>
            </w:r>
          </w:ins>
        </w:sdtContent>
      </w:sdt>
      <w:sdt>
        <w:sdtPr>
          <w:tag w:val="goog_rdk_31"/>
        </w:sdtPr>
        <w:sdtContent>
          <w:del w:author="Петро Томенко" w:id="21" w:date="2025-02-04T10:09:04Z">
            <w:r w:rsidDel="00000000" w:rsidR="00000000" w:rsidRPr="00000000">
              <w:rPr>
                <w:rFonts w:ascii="Times New Roman" w:cs="Times New Roman" w:eastAsia="Times New Roman" w:hAnsi="Times New Roman"/>
                <w:color w:val="ff0000"/>
                <w:rtl w:val="0"/>
              </w:rPr>
              <w:delText xml:space="preserve">чергові</w:delText>
            </w:r>
          </w:del>
        </w:sdtContent>
      </w:sdt>
      <w:r w:rsidDel="00000000" w:rsidR="00000000" w:rsidRPr="00000000">
        <w:rPr>
          <w:rFonts w:ascii="Times New Roman" w:cs="Times New Roman" w:eastAsia="Times New Roman" w:hAnsi="Times New Roman"/>
          <w:color w:val="ff0000"/>
          <w:rtl w:val="0"/>
        </w:rPr>
        <w:t xml:space="preserve">, сідальні воскресні, також «Ангельський собор», іпакой і степенна 3-го гласу. Єв. – Лк. 114 зач.; 24, 36-53.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«Сьогодні спасіння світу». По відпусті – Слава, І нині: євангельська стихира.</w:t>
      </w:r>
    </w:p>
    <w:p w:rsidR="00000000" w:rsidDel="00000000" w:rsidP="00000000" w:rsidRDefault="00000000" w:rsidRPr="00000000" w14:paraId="000000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6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7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0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29-ий по Зісланні Святого Духа.</w:t>
      </w:r>
    </w:p>
    <w:p w:rsidR="00000000" w:rsidDel="00000000" w:rsidP="00000000" w:rsidRDefault="00000000" w:rsidRPr="00000000" w14:paraId="0000007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 </w:t>
      </w:r>
    </w:p>
    <w:p w:rsidR="00000000" w:rsidDel="00000000" w:rsidP="00000000" w:rsidRDefault="00000000" w:rsidRPr="00000000" w14:paraId="000000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7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7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7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0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Святого Еміліяна, ісповідника. Преподобної матері нашої Домініки. </w:t>
      </w:r>
    </w:p>
    <w:p w:rsidR="00000000" w:rsidDel="00000000" w:rsidP="00000000" w:rsidRDefault="00000000" w:rsidRPr="00000000" w14:paraId="000000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Ап. – Євр. 312 зач.; 5,11-6,8. Єв. – Лк. 104 зач.;  21,5-7;  10-11;  20-24. Замість “Достойно” – ірмос 9-ї пісні святкового канону з приспівом. Причасний свята.</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Ап. – Євр. 315 зач.; 7, 1-6. Єв. – Лк. 107 зач.; 21, 28-33. Замість “Достойно” – ірмос 9-ї пісні святкового канону з приспівом. Причасний свята.</w:t>
      </w:r>
    </w:p>
    <w:p w:rsidR="00000000" w:rsidDel="00000000" w:rsidP="00000000" w:rsidRDefault="00000000" w:rsidRPr="00000000" w14:paraId="000000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 </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Євр. 317 зач.; 7, 18-25. Єв. – Лк. 108 зач.; 21, 37-22, 8. Замість «Достойно» – ірмос 9-ї пісні канону свята з приспівом. Відпуст з помин. свята, св. й прп.</w:t>
        <w:br w:type="textWrapping"/>
        <w:br w:type="textWrapping"/>
      </w:r>
    </w:p>
    <w:p w:rsidR="00000000" w:rsidDel="00000000" w:rsidP="00000000" w:rsidRDefault="00000000" w:rsidRPr="00000000" w14:paraId="000000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0A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4. Єв. 7. </w:t>
      </w:r>
    </w:p>
    <w:p w:rsidR="00000000" w:rsidDel="00000000" w:rsidP="00000000" w:rsidRDefault="00000000" w:rsidRPr="00000000" w14:paraId="000000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мчц. Тетяни.</w:t>
      </w:r>
    </w:p>
    <w:p w:rsidR="00000000" w:rsidDel="00000000" w:rsidP="00000000" w:rsidRDefault="00000000" w:rsidRPr="00000000" w14:paraId="000000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Ів. 63 зач.; 20, 1-10.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«Воскресши із гробу». Великий відпуст з помин. неділі і мчц.</w:t>
      </w:r>
    </w:p>
    <w:p w:rsidR="00000000" w:rsidDel="00000000" w:rsidP="00000000" w:rsidRDefault="00000000" w:rsidRPr="00000000" w14:paraId="000000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A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0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30-ий по Зісланні Святого Духа.</w:t>
        <w:br w:type="textWrapping"/>
        <w:t xml:space="preserve">Святих мучеників Єрмила і Стратоніка.</w:t>
      </w:r>
    </w:p>
    <w:p w:rsidR="00000000" w:rsidDel="00000000" w:rsidP="00000000" w:rsidRDefault="00000000" w:rsidRPr="00000000" w14:paraId="000000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Євр. 319 зач.; 8, 7-13. Єв. – Мр. 33 зач.; 8, 11-21.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A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0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Пам’ять переставлення святої рівноапостольної Ніни, просвітительки Грузії.  </w:t>
      </w:r>
    </w:p>
    <w:p w:rsidR="00000000" w:rsidDel="00000000" w:rsidP="00000000" w:rsidRDefault="00000000" w:rsidRPr="00000000" w14:paraId="000000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B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Євр. 321 зач.; 9, 8-10. 15-23. Єв. – Мр. 34 зач.; 8, 22-26.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B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0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Євр. 323 зач.; 10, 1-18. Єв. – Мр. 36 зач.; 8, 30-34. </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 </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Євр. 326 зач.; 10, 35 – 11, 7. Єв. – Мр. 39 зач.; 9, 10-16.</w:t>
        <w:br w:type="textWrapping"/>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П’ятниця </w:t>
      </w:r>
    </w:p>
    <w:p w:rsidR="00000000" w:rsidDel="00000000" w:rsidP="00000000" w:rsidRDefault="00000000" w:rsidRPr="00000000" w14:paraId="000000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C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CD">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4-го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Еф. 228 зач.; 5, 1-18. Єв. – Лк. 74 зач.; 14, 1-11.</w:t>
        <w:br w:type="textWrapping"/>
        <w:br w:type="textWrapping"/>
      </w:r>
    </w:p>
    <w:p w:rsidR="00000000" w:rsidDel="00000000" w:rsidP="00000000" w:rsidRDefault="00000000" w:rsidRPr="00000000" w14:paraId="000000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bookmarkStart w:colFirst="0" w:colLast="0" w:name="bookmark=id.tyjcwt" w:id="2"/>
    <w:bookmarkEnd w:id="2"/>
    <w:p w:rsidR="00000000" w:rsidDel="00000000" w:rsidP="00000000" w:rsidRDefault="00000000" w:rsidRPr="00000000" w14:paraId="000000D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30-та по Зісланні Святого Духа. Глас 5. Єв. 8.</w:t>
      </w:r>
    </w:p>
    <w:p w:rsidR="00000000" w:rsidDel="00000000" w:rsidP="00000000" w:rsidRDefault="00000000" w:rsidRPr="00000000" w14:paraId="000000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5-го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p>
    <w:p w:rsidR="00000000" w:rsidDel="00000000" w:rsidP="00000000" w:rsidRDefault="00000000" w:rsidRPr="00000000" w14:paraId="000000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 18-27. Причасний «Хваліте».</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0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31-ий по Зісланні Святого Духа.</w:t>
      </w:r>
    </w:p>
    <w:p w:rsidR="00000000" w:rsidDel="00000000" w:rsidP="00000000" w:rsidRDefault="00000000" w:rsidRPr="00000000" w14:paraId="000000E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 </w:t>
      </w:r>
      <w:r w:rsidDel="00000000" w:rsidR="00000000" w:rsidRPr="00000000">
        <w:rPr>
          <w:rtl w:val="0"/>
        </w:rPr>
      </w:r>
    </w:p>
    <w:p w:rsidR="00000000" w:rsidDel="00000000" w:rsidP="00000000" w:rsidRDefault="00000000" w:rsidRPr="00000000" w14:paraId="000000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E4">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11,17-23, 27-31. Єв. – Мр. 42 зач.; 9, 42-10,1.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br w:type="textWrapping"/>
      </w:r>
    </w:p>
    <w:p w:rsidR="00000000" w:rsidDel="00000000" w:rsidP="00000000" w:rsidRDefault="00000000" w:rsidRPr="00000000" w14:paraId="000000E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0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Святого мученика Неофіта. Святих мучеників Євгенія, Кандида, Валеріяна й Акили. </w:t>
      </w:r>
    </w:p>
    <w:p w:rsidR="00000000" w:rsidDel="00000000" w:rsidP="00000000" w:rsidRDefault="00000000" w:rsidRPr="00000000" w14:paraId="000000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Євр. 333 зач.; 12, 25-26; 13, 22-25. Єв. – Мр. 43 зач.; 10, 2-12.</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0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Святого преподобномученика Анастасія Перського. </w:t>
      </w:r>
    </w:p>
    <w:p w:rsidR="00000000" w:rsidDel="00000000" w:rsidP="00000000" w:rsidRDefault="00000000" w:rsidRPr="00000000" w14:paraId="000000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50 зач.; 1, 1-18. Єв. – Мр. 44 зач.; 10, 11-16.</w:t>
        <w:br w:type="textWrapping"/>
        <w:br w:type="textWrapping"/>
      </w:r>
    </w:p>
    <w:p w:rsidR="00000000" w:rsidDel="00000000" w:rsidP="00000000" w:rsidRDefault="00000000" w:rsidRPr="00000000" w14:paraId="000000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0F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p>
    <w:p w:rsidR="00000000" w:rsidDel="00000000" w:rsidP="00000000" w:rsidRDefault="00000000" w:rsidRPr="00000000" w14:paraId="000000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Святого мученика Агатангела.</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Як. 51 зач.; 1, 19-27. Єв. – Мр. 45 зач.; 10, 17-27. </w:t>
      </w:r>
      <w:r w:rsidDel="00000000" w:rsidR="00000000" w:rsidRPr="00000000">
        <w:rPr>
          <w:rFonts w:ascii="Times New Roman" w:cs="Times New Roman" w:eastAsia="Times New Roman" w:hAnsi="Times New Roman"/>
          <w:i w:val="1"/>
          <w:rtl w:val="0"/>
        </w:rPr>
        <w:t xml:space="preserve">Мчч.: </w:t>
      </w:r>
      <w:r w:rsidDel="00000000" w:rsidR="00000000" w:rsidRPr="00000000">
        <w:rPr>
          <w:rFonts w:ascii="Times New Roman" w:cs="Times New Roman" w:eastAsia="Times New Roman" w:hAnsi="Times New Roman"/>
          <w:rtl w:val="0"/>
        </w:rPr>
        <w:t xml:space="preserve">Ап. - Еф. 233 зач., 6:10-17. Єв. - Мт. 36 зач.; 10:16-22.</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Як. 52 зач.; 2, 1-13. Єв. – Мр. 46 зач.; 10, 23-32.</w:t>
        <w:br w:type="textWrapping"/>
        <w:br w:type="textWrapping"/>
      </w:r>
    </w:p>
    <w:p w:rsidR="00000000" w:rsidDel="00000000" w:rsidP="00000000" w:rsidRDefault="00000000" w:rsidRPr="00000000" w14:paraId="000001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p>
    <w:p w:rsidR="00000000" w:rsidDel="00000000" w:rsidP="00000000" w:rsidRDefault="00000000" w:rsidRPr="00000000" w14:paraId="000001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25🕂Святого отця нашого Григорія Богослова, архиєпископа Царгородського. </w:t>
      </w:r>
    </w:p>
    <w:p w:rsidR="00000000" w:rsidDel="00000000" w:rsidP="00000000" w:rsidRDefault="00000000" w:rsidRPr="00000000" w14:paraId="000001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5-го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Кол. 249. зач.; 1, 2-6. Єв. – Лк. 81 зач.; 16, 10-15.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10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0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31-ша по Зісланні Святого Духа. Глас 6. Єв. 9.</w:t>
      </w:r>
    </w:p>
    <w:p w:rsidR="00000000" w:rsidDel="00000000" w:rsidP="00000000" w:rsidRDefault="00000000" w:rsidRPr="00000000" w14:paraId="0000011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11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6-го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1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6-го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 </w:t>
      </w:r>
    </w:p>
    <w:p w:rsidR="00000000" w:rsidDel="00000000" w:rsidP="00000000" w:rsidRDefault="00000000" w:rsidRPr="00000000" w14:paraId="0000011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11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Тим. 280 зач.; 1, 15-17. Єв. – Лк. 93 зач.; 18, 35-43. Причасний «Хваліте».</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32-ий по Зісланні Святого Духа.</w:t>
        <w:br w:type="textWrapping"/>
        <w:t xml:space="preserve">🕂Перенесення чесних мощів святого отця нашого Івана Золотоустого.</w:t>
      </w:r>
    </w:p>
    <w:p w:rsidR="00000000" w:rsidDel="00000000" w:rsidP="00000000" w:rsidRDefault="00000000" w:rsidRPr="00000000" w14:paraId="000001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1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11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Як. 53 зач.; 2, 14-26. Єв. – Мр. 48 зач.; 10, 46-52.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1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1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1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54 зач.; 3, 1-10. Єв. – Мр. 50 зач.; 11, 11-23.</w:t>
        <w:br w:type="textWrapping"/>
        <w:br w:type="textWrapping"/>
      </w:r>
    </w:p>
    <w:p w:rsidR="00000000" w:rsidDel="00000000" w:rsidP="00000000" w:rsidRDefault="00000000" w:rsidRPr="00000000" w14:paraId="000001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Ап. – Як. 55 зач.; 3, 11-4, 6. Єв. – Мр. 51 зач.; 11, 23-26.</w:t>
        <w:br w:type="textWrapping"/>
        <w:br w:type="textWrapping"/>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p>
    <w:p w:rsidR="00000000" w:rsidDel="00000000" w:rsidP="00000000" w:rsidRDefault="00000000" w:rsidRPr="00000000" w14:paraId="000001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Святого священномученика Іполита.</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 Преподобного отця нашого Івана Боско.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1 Пт. 58 зач.; 1, 1-2. 10-12; 2, 6-10. Єв. – Мр. 53 зач.; 12, 1-12.</w:t>
      </w:r>
    </w:p>
    <w:p w:rsidR="00000000" w:rsidDel="00000000" w:rsidP="00000000" w:rsidRDefault="00000000" w:rsidRPr="00000000" w14:paraId="0000013A">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1"/>
        <w:rPr>
          <w:rFonts w:ascii="Times New Roman" w:cs="Times New Roman" w:eastAsia="Times New Roman" w:hAnsi="Times New Roman"/>
          <w:sz w:val="28"/>
          <w:szCs w:val="28"/>
        </w:rPr>
      </w:pPr>
      <w:bookmarkStart w:colFirst="0" w:colLast="0" w:name="_heading=h.3dy6vkm" w:id="3"/>
      <w:bookmarkEnd w:id="3"/>
      <w:r w:rsidDel="00000000" w:rsidR="00000000" w:rsidRPr="00000000">
        <w:rPr>
          <w:rFonts w:ascii="Times New Roman" w:cs="Times New Roman" w:eastAsia="Times New Roman" w:hAnsi="Times New Roman"/>
          <w:sz w:val="28"/>
          <w:szCs w:val="28"/>
          <w:rtl w:val="0"/>
        </w:rPr>
        <w:t xml:space="preserve">Лютий</w:t>
      </w:r>
    </w:p>
    <w:p w:rsidR="00000000" w:rsidDel="00000000" w:rsidP="00000000" w:rsidRDefault="00000000" w:rsidRPr="00000000" w14:paraId="000001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br w:type="textWrapping"/>
        <w:br w:type="textWrapping"/>
      </w:r>
    </w:p>
    <w:p w:rsidR="00000000" w:rsidDel="00000000" w:rsidP="00000000" w:rsidRDefault="00000000" w:rsidRPr="00000000" w14:paraId="000001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4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7. Єв. 10.</w:t>
      </w:r>
      <w:r w:rsidDel="00000000" w:rsidR="00000000" w:rsidRPr="00000000">
        <w:rPr>
          <w:rFonts w:ascii="Times New Roman" w:cs="Times New Roman" w:eastAsia="Times New Roman" w:hAnsi="Times New Roman"/>
          <w:color w:val="ff0000"/>
          <w:rtl w:val="0"/>
        </w:rPr>
        <w:t xml:space="preserve"> </w:t>
        <w:br w:type="textWrapping"/>
      </w: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w:t>
      </w:r>
    </w:p>
    <w:p w:rsidR="00000000" w:rsidDel="00000000" w:rsidP="00000000" w:rsidRDefault="00000000" w:rsidRPr="00000000" w14:paraId="000001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7-го гласу і всі три сідальні свята. Степенна 7-го гласу. Єв. – Лк. 8 зач.; 2, 25 – 32.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«Сьогодні спасіння світу». Відпуст великий недільний з поминанням свята. По відпусті євангельська стихира.</w:t>
      </w:r>
    </w:p>
    <w:p w:rsidR="00000000" w:rsidDel="00000000" w:rsidP="00000000" w:rsidRDefault="00000000" w:rsidRPr="00000000" w14:paraId="000001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4F">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50">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5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w:t>
      </w:r>
    </w:p>
    <w:p w:rsidR="00000000" w:rsidDel="00000000" w:rsidP="00000000" w:rsidRDefault="00000000" w:rsidRPr="00000000" w14:paraId="000001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5E">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6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6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Теодора Стратилата. Святого пророка Захарії Серповидця.</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І нині: богородичний-догмат 7-го гласу. Прокімен дня. Стиховня свята. По «Отче наш»: тропар мч., Слава, І нині: свята. Відпуст середній з помин. свята і мч.</w:t>
      </w:r>
    </w:p>
    <w:p w:rsidR="00000000" w:rsidDel="00000000" w:rsidP="00000000" w:rsidRDefault="00000000" w:rsidRPr="00000000" w14:paraId="0000017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мч., І нині: тропар свята. Катизми чергові з сідальними свята і відразу псалом 50 та канон. Канон свята і мч. По 3-ій пісні – сідальний мч., Слава, І нині: свята. По 6-ій – кондак-ікос свята. По 9-ій – світильний свята. Стиховня свята. По “Отче наш”: тропар мч., Сл., І нині: свята. Відпуст великий з поминанням мч. і свята.</w:t>
      </w:r>
    </w:p>
    <w:p w:rsidR="00000000" w:rsidDel="00000000" w:rsidP="00000000" w:rsidRDefault="00000000" w:rsidRPr="00000000" w14:paraId="0000017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та 9 – тропар мч. Кондаки: 1 та 6 – свята; 3 та 9 – мч.</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8. Єв. 11.</w:t>
      </w:r>
    </w:p>
    <w:p w:rsidR="00000000" w:rsidDel="00000000" w:rsidP="00000000" w:rsidRDefault="00000000" w:rsidRPr="00000000" w14:paraId="000001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Відання Стрітення. Святого мученика Никифора. </w:t>
      </w:r>
    </w:p>
    <w:p w:rsidR="00000000" w:rsidDel="00000000" w:rsidP="00000000" w:rsidRDefault="00000000" w:rsidRPr="00000000" w14:paraId="000001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Тріоді і 4 свята, Сл.: Тріоді, І нині: богородичний-догмат 8-го гласу. Стиховня воскресна, Слава: Тріоді, І нині: свята. По «Отче наш»: тропар воскресний, Сл., І  нині: свята. Відпуст великий з помин. неділі і свята. </w:t>
      </w:r>
    </w:p>
    <w:p w:rsidR="00000000" w:rsidDel="00000000" w:rsidP="00000000" w:rsidRDefault="00000000" w:rsidRPr="00000000" w14:paraId="000001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свята. Катизми черг., сідал. неділ. Полієлей, «Ангельський Собор». Іпакой, степенна і прокімен 8-го гласу. Єв. – Ів. 67 зач.; 21, 15-25. «Воскресіння Христове» та Пс 50. Слава: «Покаяння двері відкрий мені», І нині: «На спасіння стежки» і т. д. Канон воскресний, Тріоді і свята. Катавасія – «Сушу».  По 3-ій – сідальний Тріоді і кондак-ікос свята; по 6-ій – конд.-ікос Тріоді; на 9-ій – «Чеснішу», по 9-ій – світильний неділ., Сл.: Тріоді, І нині: свята. Хвалитних стихир - 8: 4 воскрес., 4 свята, а також самогласна стихира Тріоді з приспівом, Сл.: Тріоді, І нині: «Преблагословенна». По вел. славослов’ї – тропар «Воскресши із гробу». Відпуст великий з помин. неділ. і свята. </w:t>
      </w:r>
    </w:p>
    <w:p w:rsidR="00000000" w:rsidDel="00000000" w:rsidP="00000000" w:rsidRDefault="00000000" w:rsidRPr="00000000" w14:paraId="000001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свята. Кондак: на 1-му і 6-му - свята, на 3-му і 9-му - Тріоді.   </w:t>
      </w:r>
    </w:p>
    <w:p w:rsidR="00000000" w:rsidDel="00000000" w:rsidP="00000000" w:rsidRDefault="00000000" w:rsidRPr="00000000" w14:paraId="000001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алилуя гласу і свята. Апостол, євангелія дня: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 Замість «Достойно» – ірмос 9-ї пісні канону свята. Причасний дня і свята.</w:t>
      </w:r>
    </w:p>
    <w:p w:rsidR="00000000" w:rsidDel="00000000" w:rsidP="00000000" w:rsidRDefault="00000000" w:rsidRPr="00000000" w14:paraId="0000018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br w:type="textWrapping"/>
        <w:t xml:space="preserve"> Святого мученика Харалампія.  </w:t>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86">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8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88">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8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Авксентія. Преподобного Марона, пустинника, чудотворця. </w:t>
      </w:r>
    </w:p>
    <w:p w:rsidR="00000000" w:rsidDel="00000000" w:rsidP="00000000" w:rsidRDefault="00000000" w:rsidRPr="00000000" w14:paraId="000001A5">
      <w:pPr>
        <w:spacing w:before="240" w:lineRule="auto"/>
        <w:rPr>
          <w:rFonts w:ascii="Times New Roman" w:cs="Times New Roman" w:eastAsia="Times New Roman" w:hAnsi="Times New Roman"/>
          <w:i w:val="1"/>
          <w:highlight w:val="yellow"/>
        </w:rPr>
      </w:pPr>
      <w:r w:rsidDel="00000000" w:rsidR="00000000" w:rsidRPr="00000000">
        <w:rPr>
          <w:rFonts w:ascii="Times New Roman" w:cs="Times New Roman" w:eastAsia="Times New Roman" w:hAnsi="Times New Roman"/>
          <w:i w:val="1"/>
          <w:highlight w:val="yellow"/>
          <w:rtl w:val="0"/>
        </w:rPr>
        <w:t xml:space="preserve">Вечірня</w:t>
      </w:r>
      <w:r w:rsidDel="00000000" w:rsidR="00000000" w:rsidRPr="00000000">
        <w:rPr>
          <w:rFonts w:ascii="Times New Roman" w:cs="Times New Roman" w:eastAsia="Times New Roman" w:hAnsi="Times New Roman"/>
          <w:b w:val="1"/>
          <w:highlight w:val="yellow"/>
          <w:rtl w:val="0"/>
        </w:rPr>
        <w:t xml:space="preserve">:</w:t>
      </w:r>
      <w:r w:rsidDel="00000000" w:rsidR="00000000" w:rsidRPr="00000000">
        <w:rPr>
          <w:rFonts w:ascii="Times New Roman" w:cs="Times New Roman" w:eastAsia="Times New Roman" w:hAnsi="Times New Roman"/>
          <w:highlight w:val="yellow"/>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Утреня</w:t>
      </w:r>
      <w:r w:rsidDel="00000000" w:rsidR="00000000" w:rsidRPr="00000000">
        <w:rPr>
          <w:rFonts w:ascii="Times New Roman" w:cs="Times New Roman" w:eastAsia="Times New Roman" w:hAnsi="Times New Roman"/>
          <w:b w:val="1"/>
          <w:i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A7">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Часи</w:t>
      </w:r>
      <w:r w:rsidDel="00000000" w:rsidR="00000000" w:rsidRPr="00000000">
        <w:rPr>
          <w:rFonts w:ascii="Times New Roman" w:cs="Times New Roman" w:eastAsia="Times New Roman" w:hAnsi="Times New Roman"/>
          <w:b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на 1-му – дня; на 6-му – храму; на 3-му та 9-му – прп.</w:t>
      </w:r>
    </w:p>
    <w:p w:rsidR="00000000" w:rsidDel="00000000" w:rsidP="00000000" w:rsidRDefault="00000000" w:rsidRPr="00000000" w14:paraId="000001A8">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Літургія</w:t>
      </w:r>
      <w:r w:rsidDel="00000000" w:rsidR="00000000" w:rsidRPr="00000000">
        <w:rPr>
          <w:rFonts w:ascii="Times New Roman" w:cs="Times New Roman" w:eastAsia="Times New Roman" w:hAnsi="Times New Roman"/>
          <w:b w:val="1"/>
          <w:highlight w:val="yellow"/>
          <w:rtl w:val="0"/>
        </w:rPr>
        <w:t xml:space="preserve">: </w:t>
      </w:r>
      <w:r w:rsidDel="00000000" w:rsidR="00000000" w:rsidRPr="00000000">
        <w:rPr>
          <w:rFonts w:ascii="Times New Roman" w:cs="Times New Roman" w:eastAsia="Times New Roman" w:hAnsi="Times New Roman"/>
          <w:highlight w:val="yellow"/>
          <w:rtl w:val="0"/>
        </w:rPr>
        <w:t xml:space="preserve">вся Служба дня. Ап. – 1 Ів. 70 зач.; 2, 7-17. Єв. – Мр. 63 зач.; 14, 3-9.</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1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A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1AD">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1A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8-го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B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B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1. Єв. 1.</w:t>
      </w:r>
    </w:p>
    <w:p w:rsidR="00000000" w:rsidDel="00000000" w:rsidP="00000000" w:rsidRDefault="00000000" w:rsidRPr="00000000" w14:paraId="000001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1-го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1-го гл. Єв. – Мт. 116 зач.; 28, 16-20.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«Сьогодні спасіння світу». Відпуст великий недільний з помин. мчч.</w:t>
      </w:r>
    </w:p>
    <w:p w:rsidR="00000000" w:rsidDel="00000000" w:rsidP="00000000" w:rsidRDefault="00000000" w:rsidRPr="00000000" w14:paraId="000001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1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1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1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1-го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F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1F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2. Єв. 2.</w:t>
      </w:r>
    </w:p>
    <w:p w:rsidR="00000000" w:rsidDel="00000000" w:rsidP="00000000" w:rsidRDefault="00000000" w:rsidRPr="00000000" w14:paraId="000001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2-го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2-го гл. Єв. – Мр. 70 зач.; 16, 1-8.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«Воскресши із гробу». Відпуст великий з помин. неділ. і свщмч. </w:t>
      </w:r>
    </w:p>
    <w:p w:rsidR="00000000" w:rsidDel="00000000" w:rsidP="00000000" w:rsidRDefault="00000000" w:rsidRPr="00000000" w14:paraId="000001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p>
    <w:p w:rsidR="00000000" w:rsidDel="00000000" w:rsidP="00000000" w:rsidRDefault="00000000" w:rsidRPr="00000000" w14:paraId="000001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20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20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0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p>
    <w:p w:rsidR="00000000" w:rsidDel="00000000" w:rsidP="00000000" w:rsidRDefault="00000000" w:rsidRPr="00000000" w14:paraId="000002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1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F">
      <w:pPr>
        <w:pStyle w:val="Heading1"/>
        <w:rPr>
          <w:rFonts w:ascii="Times New Roman" w:cs="Times New Roman" w:eastAsia="Times New Roman" w:hAnsi="Times New Roman"/>
          <w:sz w:val="28"/>
          <w:szCs w:val="28"/>
        </w:rPr>
      </w:pPr>
      <w:bookmarkStart w:colFirst="0" w:colLast="0" w:name="_heading=h.1t3h5sf" w:id="4"/>
      <w:bookmarkEnd w:id="4"/>
      <w:r w:rsidDel="00000000" w:rsidR="00000000" w:rsidRPr="00000000">
        <w:rPr>
          <w:rFonts w:ascii="Times New Roman" w:cs="Times New Roman" w:eastAsia="Times New Roman" w:hAnsi="Times New Roman"/>
          <w:sz w:val="28"/>
          <w:szCs w:val="28"/>
          <w:rtl w:val="0"/>
        </w:rPr>
        <w:t xml:space="preserve">Березень</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2-го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2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2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2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br w:type="textWrapping"/>
      </w:r>
    </w:p>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2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3. Єв. 3. </w:t>
      </w:r>
    </w:p>
    <w:p w:rsidR="00000000" w:rsidDel="00000000" w:rsidP="00000000" w:rsidRDefault="00000000" w:rsidRPr="00000000" w14:paraId="0000022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w:t>
      </w:r>
      <w:r w:rsidDel="00000000" w:rsidR="00000000" w:rsidRPr="00000000">
        <w:rPr>
          <w:rtl w:val="0"/>
        </w:rPr>
      </w:r>
    </w:p>
    <w:p w:rsidR="00000000" w:rsidDel="00000000" w:rsidP="00000000" w:rsidRDefault="00000000" w:rsidRPr="00000000" w14:paraId="000002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3-го гл. Єв. – Мр. 71 зач.; 16, 9-20.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«Сьогодні спасіння світу». Відпуст великий, недільний з помин. прп. </w:t>
      </w:r>
    </w:p>
    <w:p w:rsidR="00000000" w:rsidDel="00000000" w:rsidP="00000000" w:rsidRDefault="00000000" w:rsidRPr="00000000" w14:paraId="000002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23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w:t>
      </w:r>
    </w:p>
    <w:p w:rsidR="00000000" w:rsidDel="00000000" w:rsidP="00000000" w:rsidRDefault="00000000" w:rsidRPr="00000000" w14:paraId="000002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Євтропія, Клеоніка й Василиска. </w:t>
      </w:r>
    </w:p>
    <w:p w:rsidR="00000000" w:rsidDel="00000000" w:rsidP="00000000" w:rsidRDefault="00000000" w:rsidRPr="00000000" w14:paraId="00000238">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3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3A">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3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3-го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3D">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4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46">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4B">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C">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4E">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54">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5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3-го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68">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6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27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4. Єв. 4.</w:t>
      </w:r>
    </w:p>
    <w:p w:rsidR="00000000" w:rsidDel="00000000" w:rsidP="00000000" w:rsidRDefault="00000000" w:rsidRPr="00000000" w14:paraId="000002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«Блажен муж». На «Господи взиваю» 10 стихир: 3 воскресних, 4 Тріоді і 3 мчч., Слава: Тріоді, І нині: богородичний-догмат 4-го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4-го гласу, сідальні мчч. Степенна і прокімен 4-го гласу. Єв. – Лк. 112 зач.; 24, 1-12.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“Воскресши із гробу”. Після відпусту - стихира євангельська.</w:t>
      </w:r>
    </w:p>
    <w:p w:rsidR="00000000" w:rsidDel="00000000" w:rsidP="00000000" w:rsidRDefault="00000000" w:rsidRPr="00000000" w14:paraId="000002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w:t>
        <w:br w:type="textWrapping"/>
        <w:t xml:space="preserve"> Святого мученика Кодрата і тих, що з ним: Кипріана, Ніки, Галини та інших. </w:t>
      </w:r>
    </w:p>
    <w:p w:rsidR="00000000" w:rsidDel="00000000" w:rsidP="00000000" w:rsidRDefault="00000000" w:rsidRPr="00000000" w14:paraId="000002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2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8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8D">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p>
    <w:p w:rsidR="00000000" w:rsidDel="00000000" w:rsidP="00000000" w:rsidRDefault="00000000" w:rsidRPr="00000000" w14:paraId="000002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4-го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9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4-го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4-го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A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5. Єв. 5.</w:t>
      </w:r>
    </w:p>
    <w:p w:rsidR="00000000" w:rsidDel="00000000" w:rsidP="00000000" w:rsidRDefault="00000000" w:rsidRPr="00000000" w14:paraId="000002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5-го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5-го гласу. Єв. – Лк. зач. 113; 24, 12-35.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«Сьогодні спасіння світу». Відпуст великий з помин. неділ. і мчч. </w:t>
      </w:r>
    </w:p>
    <w:p w:rsidR="00000000" w:rsidDel="00000000" w:rsidP="00000000" w:rsidRDefault="00000000" w:rsidRPr="00000000" w14:paraId="000002A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p>
    <w:p w:rsidR="00000000" w:rsidDel="00000000" w:rsidP="00000000" w:rsidRDefault="00000000" w:rsidRPr="00000000" w14:paraId="000002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2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BC">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2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C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2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CE">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2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5-го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2D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Хрестопоклонна. Глас 6. Єв. 6.</w:t>
      </w:r>
    </w:p>
    <w:p w:rsidR="00000000" w:rsidDel="00000000" w:rsidP="00000000" w:rsidRDefault="00000000" w:rsidRPr="00000000" w14:paraId="000002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 </w:t>
      </w:r>
    </w:p>
    <w:p w:rsidR="00000000" w:rsidDel="00000000" w:rsidP="00000000" w:rsidRDefault="00000000" w:rsidRPr="00000000" w14:paraId="000002D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DF">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6-го гл. Єв. – Лк. 114 зач.; 24, 36-53.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E3">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E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p>
    <w:p w:rsidR="00000000" w:rsidDel="00000000" w:rsidP="00000000" w:rsidRDefault="00000000" w:rsidRPr="00000000" w14:paraId="000002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6-го гласу. Катизми чергові. Малих єктеній немає.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2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 Благовіщення Пресвятої Владичиці нашої Богородиці і Приснодіви Марії. </w:t>
      </w:r>
    </w:p>
    <w:p w:rsidR="00000000" w:rsidDel="00000000" w:rsidP="00000000" w:rsidRDefault="00000000" w:rsidRPr="00000000" w14:paraId="000002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F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немає.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немає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Іс. 25, 1-9.</w:t>
      </w:r>
    </w:p>
    <w:p w:rsidR="00000000" w:rsidDel="00000000" w:rsidP="00000000" w:rsidRDefault="00000000" w:rsidRPr="00000000" w14:paraId="000002F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2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і 2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 </w:t>
      </w:r>
    </w:p>
    <w:p w:rsidR="00000000" w:rsidDel="00000000" w:rsidP="00000000" w:rsidRDefault="00000000" w:rsidRPr="00000000" w14:paraId="000002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6-го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r w:rsidDel="00000000" w:rsidR="00000000" w:rsidRPr="00000000">
        <w:rPr>
          <w:rtl w:val="0"/>
        </w:rPr>
      </w:r>
    </w:p>
    <w:p w:rsidR="00000000" w:rsidDel="00000000" w:rsidP="00000000" w:rsidRDefault="00000000" w:rsidRPr="00000000" w14:paraId="00000300">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30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30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30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3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30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p>
    <w:p w:rsidR="00000000" w:rsidDel="00000000" w:rsidP="00000000" w:rsidRDefault="00000000" w:rsidRPr="00000000" w14:paraId="000003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3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3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6-го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3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6-го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1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7. Єв. 7.</w:t>
      </w:r>
    </w:p>
    <w:p w:rsidR="00000000" w:rsidDel="00000000" w:rsidP="00000000" w:rsidRDefault="00000000" w:rsidRPr="00000000" w14:paraId="000003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Івана, автора «Ліствиці».</w:t>
      </w:r>
    </w:p>
    <w:p w:rsidR="00000000" w:rsidDel="00000000" w:rsidP="00000000" w:rsidRDefault="00000000" w:rsidRPr="00000000" w14:paraId="000003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7-го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1F">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7-го гласу. Єв. – Ів. 63 зач.; 20, 1-10.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«Сьогодні спасіння світу». Відпуст великий з помин. неділ. і прп. Після відпусту – Сл., І нині: стихира євангельска.</w:t>
      </w:r>
    </w:p>
    <w:p w:rsidR="00000000" w:rsidDel="00000000" w:rsidP="00000000" w:rsidRDefault="00000000" w:rsidRPr="00000000" w14:paraId="00000320">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2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2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 </w:t>
      </w:r>
    </w:p>
    <w:p w:rsidR="00000000" w:rsidDel="00000000" w:rsidP="00000000" w:rsidRDefault="00000000" w:rsidRPr="00000000" w14:paraId="000003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Іпатія, єпископа Гангренського. </w:t>
      </w:r>
    </w:p>
    <w:p w:rsidR="00000000" w:rsidDel="00000000" w:rsidP="00000000" w:rsidRDefault="00000000" w:rsidRPr="00000000" w14:paraId="000003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7-го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28">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A">
      <w:pPr>
        <w:pStyle w:val="Heading1"/>
        <w:rPr>
          <w:rFonts w:ascii="Times New Roman" w:cs="Times New Roman" w:eastAsia="Times New Roman" w:hAnsi="Times New Roman"/>
          <w:sz w:val="28"/>
          <w:szCs w:val="28"/>
        </w:rPr>
      </w:pPr>
      <w:bookmarkStart w:colFirst="0" w:colLast="0" w:name="_heading=h.4d34og8" w:id="5"/>
      <w:bookmarkEnd w:id="5"/>
      <w:r w:rsidDel="00000000" w:rsidR="00000000" w:rsidRPr="00000000">
        <w:rPr>
          <w:rFonts w:ascii="Times New Roman" w:cs="Times New Roman" w:eastAsia="Times New Roman" w:hAnsi="Times New Roman"/>
          <w:sz w:val="28"/>
          <w:szCs w:val="28"/>
          <w:rtl w:val="0"/>
        </w:rPr>
        <w:t xml:space="preserve">Квітень</w:t>
      </w:r>
    </w:p>
    <w:p w:rsidR="00000000" w:rsidDel="00000000" w:rsidP="00000000" w:rsidRDefault="00000000" w:rsidRPr="00000000" w14:paraId="000003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3A">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4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45">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46">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7-го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4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4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 </w:t>
      </w:r>
    </w:p>
    <w:p w:rsidR="00000000" w:rsidDel="00000000" w:rsidP="00000000" w:rsidRDefault="00000000" w:rsidRPr="00000000" w14:paraId="000003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Теодула й Агатопода, і тих, що з ними.</w:t>
      </w:r>
    </w:p>
    <w:p w:rsidR="00000000" w:rsidDel="00000000" w:rsidP="00000000" w:rsidRDefault="00000000" w:rsidRPr="00000000" w14:paraId="000003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5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5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8. Єв. 8. </w:t>
      </w:r>
    </w:p>
    <w:p w:rsidR="00000000" w:rsidDel="00000000" w:rsidP="00000000" w:rsidRDefault="00000000" w:rsidRPr="00000000" w14:paraId="000003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w:t>
      </w:r>
    </w:p>
    <w:p w:rsidR="00000000" w:rsidDel="00000000" w:rsidP="00000000" w:rsidRDefault="00000000" w:rsidRPr="00000000" w14:paraId="0000035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8-го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rsidR="00000000" w:rsidDel="00000000" w:rsidP="00000000" w:rsidRDefault="00000000" w:rsidRPr="00000000" w14:paraId="0000035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8-го гласу. Єв. – Ів. 64 зач.; 20, 11-18.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«Воскресши із гробу». Відпуст великий недільний, з поминанням прп. </w:t>
      </w:r>
    </w:p>
    <w:p w:rsidR="00000000" w:rsidDel="00000000" w:rsidP="00000000" w:rsidRDefault="00000000" w:rsidRPr="00000000" w14:paraId="0000035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5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8-го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8-го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6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8-го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7B">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8-го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87">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8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8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8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90">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391">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r w:rsidDel="00000000" w:rsidR="00000000" w:rsidRPr="00000000">
        <w:rPr>
          <w:rtl w:val="0"/>
        </w:rPr>
      </w:r>
    </w:p>
    <w:p w:rsidR="00000000" w:rsidDel="00000000" w:rsidP="00000000" w:rsidRDefault="00000000" w:rsidRPr="00000000" w14:paraId="00000392">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93">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3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3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3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w:t>
      </w:r>
    </w:p>
    <w:p w:rsidR="00000000" w:rsidDel="00000000" w:rsidP="00000000" w:rsidRDefault="00000000" w:rsidRPr="00000000" w14:paraId="000003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F">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B2">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B3">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B4">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B5">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B6">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B7">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3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BC">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BD">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BE">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BF">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C0">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C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w:t>
      </w:r>
    </w:p>
    <w:p w:rsidR="00000000" w:rsidDel="00000000" w:rsidP="00000000" w:rsidRDefault="00000000" w:rsidRPr="00000000" w14:paraId="000003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 </w:t>
      </w:r>
    </w:p>
    <w:p w:rsidR="00000000" w:rsidDel="00000000" w:rsidP="00000000" w:rsidRDefault="00000000" w:rsidRPr="00000000" w14:paraId="000003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D0">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 </w:t>
      </w:r>
    </w:p>
    <w:p w:rsidR="00000000" w:rsidDel="00000000" w:rsidP="00000000" w:rsidRDefault="00000000" w:rsidRPr="00000000" w14:paraId="000003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 </w:t>
      </w:r>
    </w:p>
    <w:p w:rsidR="00000000" w:rsidDel="00000000" w:rsidP="00000000" w:rsidRDefault="00000000" w:rsidRPr="00000000" w14:paraId="000003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8 стихир: 4 воскресні 1-го гласу і 4 Тріоді, Сл.: Тріоді, І нині: догмат 1-го гласу. Вхід з Євангелієм, немає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D4">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D5">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D6">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D7">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3DB">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DE">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D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E0">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E1">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E2">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E4">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E5">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E6">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E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E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3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F1">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F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3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F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FA">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3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3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3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40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40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6">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4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40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0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0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4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41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1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1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1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B">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00" w:line="250" w:lineRule="auto"/>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41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2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2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2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2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2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2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7">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2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2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3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3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4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3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4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4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4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4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E">
      <w:pPr>
        <w:pStyle w:val="Heading1"/>
        <w:spacing w:after="60" w:lineRule="auto"/>
        <w:ind w:firstLine="720"/>
        <w:rPr>
          <w:rFonts w:ascii="Times New Roman" w:cs="Times New Roman" w:eastAsia="Times New Roman" w:hAnsi="Times New Roman"/>
          <w:sz w:val="28"/>
          <w:szCs w:val="28"/>
        </w:rPr>
      </w:pPr>
      <w:bookmarkStart w:colFirst="0" w:colLast="0" w:name="_heading=h.2s8eyo1" w:id="6"/>
      <w:bookmarkEnd w:id="6"/>
      <w:r w:rsidDel="00000000" w:rsidR="00000000" w:rsidRPr="00000000">
        <w:rPr>
          <w:rFonts w:ascii="Times New Roman" w:cs="Times New Roman" w:eastAsia="Times New Roman" w:hAnsi="Times New Roman"/>
          <w:sz w:val="28"/>
          <w:szCs w:val="28"/>
          <w:rtl w:val="0"/>
        </w:rPr>
        <w:t xml:space="preserve">Травень</w:t>
      </w:r>
    </w:p>
    <w:p w:rsidR="00000000" w:rsidDel="00000000" w:rsidP="00000000" w:rsidRDefault="00000000" w:rsidRPr="00000000" w14:paraId="000004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5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5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5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6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6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6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6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6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7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7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7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5">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7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7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8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8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8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8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8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8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8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9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4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r>
    </w:p>
    <w:p w:rsidR="00000000" w:rsidDel="00000000" w:rsidP="00000000" w:rsidRDefault="00000000" w:rsidRPr="00000000" w14:paraId="000004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9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A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4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A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A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4B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B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B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B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B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C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C1">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C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C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4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C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4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D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4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4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E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4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4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r>
    </w:p>
    <w:p w:rsidR="00000000" w:rsidDel="00000000" w:rsidP="00000000" w:rsidRDefault="00000000" w:rsidRPr="00000000" w14:paraId="000004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4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Петра, Діонісія і тих, що з ними. Святих сімох дів.</w:t>
      </w:r>
    </w:p>
    <w:p w:rsidR="00000000" w:rsidDel="00000000" w:rsidP="00000000" w:rsidRDefault="00000000" w:rsidRPr="00000000" w14:paraId="000004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F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50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5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5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5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5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5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51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5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1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Симеона, що на Дивній горі. </w:t>
      </w:r>
    </w:p>
    <w:p w:rsidR="00000000" w:rsidDel="00000000" w:rsidP="00000000" w:rsidRDefault="00000000" w:rsidRPr="00000000" w14:paraId="000005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3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3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3D">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3E">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4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w:t>
      </w:r>
    </w:p>
    <w:p w:rsidR="00000000" w:rsidDel="00000000" w:rsidP="00000000" w:rsidRDefault="00000000" w:rsidRPr="00000000" w14:paraId="000005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 </w:t>
      </w:r>
    </w:p>
    <w:p w:rsidR="00000000" w:rsidDel="00000000" w:rsidP="00000000" w:rsidRDefault="00000000" w:rsidRPr="00000000" w14:paraId="000005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немає.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4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ап. Кондаки: на 1 та 6 – свята; на 3 та 9 – ап.</w:t>
      </w:r>
    </w:p>
    <w:p w:rsidR="00000000" w:rsidDel="00000000" w:rsidP="00000000" w:rsidRDefault="00000000" w:rsidRPr="00000000" w14:paraId="000005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4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 </w:t>
      </w:r>
    </w:p>
    <w:p w:rsidR="00000000" w:rsidDel="00000000" w:rsidP="00000000" w:rsidRDefault="00000000" w:rsidRPr="00000000" w14:paraId="000005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55C">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w:t>
      </w:r>
    </w:p>
    <w:p w:rsidR="00000000" w:rsidDel="00000000" w:rsidP="00000000" w:rsidRDefault="00000000" w:rsidRPr="00000000" w14:paraId="0000055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 </w:t>
      </w:r>
    </w:p>
    <w:p w:rsidR="00000000" w:rsidDel="00000000" w:rsidP="00000000" w:rsidRDefault="00000000" w:rsidRPr="00000000" w14:paraId="0000055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p>
    <w:p w:rsidR="00000000" w:rsidDel="00000000" w:rsidP="00000000" w:rsidRDefault="00000000" w:rsidRPr="00000000" w14:paraId="0000055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60">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61">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62">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63">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6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pStyle w:val="Heading1"/>
        <w:rPr>
          <w:rFonts w:ascii="Times New Roman" w:cs="Times New Roman" w:eastAsia="Times New Roman" w:hAnsi="Times New Roman"/>
          <w:sz w:val="28"/>
          <w:szCs w:val="28"/>
        </w:rPr>
      </w:pPr>
      <w:bookmarkStart w:colFirst="0" w:colLast="0" w:name="_heading=h.17dp8vu" w:id="7"/>
      <w:bookmarkEnd w:id="7"/>
      <w:r w:rsidDel="00000000" w:rsidR="00000000" w:rsidRPr="00000000">
        <w:rPr>
          <w:rFonts w:ascii="Times New Roman" w:cs="Times New Roman" w:eastAsia="Times New Roman" w:hAnsi="Times New Roman"/>
          <w:sz w:val="28"/>
          <w:szCs w:val="28"/>
          <w:rtl w:val="0"/>
        </w:rPr>
        <w:t xml:space="preserve">Червень</w:t>
      </w:r>
    </w:p>
    <w:p w:rsidR="00000000" w:rsidDel="00000000" w:rsidP="00000000" w:rsidRDefault="00000000" w:rsidRPr="00000000" w14:paraId="000005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7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7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воскресний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7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7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7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7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5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5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A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B1">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B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B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B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B7">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B8">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5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B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C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C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C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5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5C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D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D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D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D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5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D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D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5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E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5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5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F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6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6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60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(2),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60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6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6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61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61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1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1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2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27">
      <w:pPr>
        <w:spacing w:befor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r w:rsidDel="00000000" w:rsidR="00000000" w:rsidRPr="00000000">
        <w:rPr>
          <w:rtl w:val="0"/>
        </w:rPr>
      </w:r>
    </w:p>
    <w:p w:rsidR="00000000" w:rsidDel="00000000" w:rsidP="00000000" w:rsidRDefault="00000000" w:rsidRPr="00000000" w14:paraId="00000628">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2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2A">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2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br w:type="textWrapping"/>
      </w:r>
    </w:p>
    <w:p w:rsidR="00000000" w:rsidDel="00000000" w:rsidP="00000000" w:rsidRDefault="00000000" w:rsidRPr="00000000" w14:paraId="0000062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3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3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3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4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Всіх святих українського народу. Глас 1. Єв. 2.</w:t>
      </w:r>
    </w:p>
    <w:p w:rsidR="00000000" w:rsidDel="00000000" w:rsidP="00000000" w:rsidRDefault="00000000" w:rsidRPr="00000000" w14:paraId="000006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10 стихир: 7 воскрес. і 3 Всіх святих українського народу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Сл.: свята, І нині: догмат 1-го гласу. Прокімен дня. Три читання свята: Сир. 34, 13-17, Муд. 3, 1-9, Сир. 1, 11-21. Литія свята. Стиховня воскресна, Сл.: свята, І нині: богород. з воскрес. стиховні за гласом “Слава”. По благословенні хлібів: Богородице Діво (2) і тропар свята. </w:t>
      </w:r>
    </w:p>
    <w:p w:rsidR="00000000" w:rsidDel="00000000" w:rsidP="00000000" w:rsidRDefault="00000000" w:rsidRPr="00000000" w14:paraId="000006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Сл.: свята., І нині: богород. з неділ. за гласом тропаря свята. Катизми черг., сідал. воскресні, “Ангельський  собор”, мала єктенія та іпакой 1-го гласу. Степенна та прокімен 1-го гласу. </w:t>
      </w:r>
      <w:r w:rsidDel="00000000" w:rsidR="00000000" w:rsidRPr="00000000">
        <w:rPr>
          <w:rFonts w:ascii="Times New Roman" w:cs="Times New Roman" w:eastAsia="Times New Roman" w:hAnsi="Times New Roman"/>
          <w:color w:val="ff0000"/>
          <w:rtl w:val="0"/>
        </w:rPr>
        <w:t xml:space="preserve">Єв. – Мр. 70 зач.; 16, 1-8.</w:t>
      </w:r>
      <w:r w:rsidDel="00000000" w:rsidR="00000000" w:rsidRPr="00000000">
        <w:rPr>
          <w:rFonts w:ascii="Times New Roman" w:cs="Times New Roman" w:eastAsia="Times New Roman" w:hAnsi="Times New Roman"/>
          <w:color w:val="ff0000"/>
          <w:rtl w:val="0"/>
        </w:rPr>
        <w:t xml:space="preserve"> “Воскресіння Христове”. Пс. 50. Стихира неділ. Канон воскрес., хрестовоскрес., богород. і свята. Катавасія “Відкрию уста”. По 3-ій – свята, Сл., І нині: богород. По 6-ій – конд.-ікос свята. На 9-ій – “Чеснішу від херувимів”. По 9-ій – «Свят Господь Бог наш» (3), світил. неділ., Сл.: світил. свята., І нині: його богород. Хвалитних стихир 8: 4 воскресні і 4 свята, Сл.: стихира євангельська, І нині: “Преблагословенна”. По вел. славослов’ї тропар “Сьогодні спасіння світу”. Відпуст великий з помин. служби неділ. і свята. </w:t>
      </w:r>
    </w:p>
    <w:p w:rsidR="00000000" w:rsidDel="00000000" w:rsidP="00000000" w:rsidRDefault="00000000" w:rsidRPr="00000000" w14:paraId="000006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 свята. Кондаки: свята. </w:t>
      </w:r>
    </w:p>
    <w:p w:rsidR="00000000" w:rsidDel="00000000" w:rsidP="00000000" w:rsidRDefault="00000000" w:rsidRPr="00000000" w14:paraId="000006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кондак воскресний, І нині: конд.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81 зач.; 2, 10-16. Єв. – Мт. 9 зач.; 4, 18-23.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Свв.: </w:t>
      </w:r>
      <w:r w:rsidDel="00000000" w:rsidR="00000000" w:rsidRPr="00000000">
        <w:rPr>
          <w:rFonts w:ascii="Times New Roman" w:cs="Times New Roman" w:eastAsia="Times New Roman" w:hAnsi="Times New Roman"/>
          <w:color w:val="ff0000"/>
          <w:rtl w:val="0"/>
        </w:rPr>
        <w:t xml:space="preserve">Ап. – Рим. 99 зач.; 8, 28-39. Єв. – Мт. 10 зач.; 5, 1-16.</w:t>
      </w:r>
    </w:p>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5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5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65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5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5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5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5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6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7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7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7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678">
      <w:pPr>
        <w:spacing w:before="240" w:lineRule="auto"/>
        <w:rPr>
          <w:rFonts w:ascii="Times New Roman" w:cs="Times New Roman" w:eastAsia="Times New Roman" w:hAnsi="Times New Roman"/>
          <w:b w:val="1"/>
          <w:color w:val="ff0000"/>
        </w:rPr>
      </w:pPr>
      <w:bookmarkStart w:colFirst="0" w:colLast="0" w:name="_heading=h.3rdcrjn" w:id="8"/>
      <w:bookmarkEnd w:id="8"/>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7B">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7C">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7D">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7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82">
      <w:pPr>
        <w:spacing w:before="240" w:lineRule="auto"/>
        <w:rPr>
          <w:rFonts w:ascii="Times New Roman" w:cs="Times New Roman" w:eastAsia="Times New Roman" w:hAnsi="Times New Roman"/>
        </w:rPr>
      </w:pPr>
      <w:bookmarkStart w:colFirst="0" w:colLast="0" w:name="_heading=h.26in1rg" w:id="9"/>
      <w:bookmarkEnd w:id="9"/>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тропар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тропар Сострадання (2), Сл., І нині: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свята.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тропар Сострадання.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тропар і кондак свята.</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Тропар свята, Сл., І нині: кондак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8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8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6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немає.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r>
    </w:p>
    <w:p w:rsidR="00000000" w:rsidDel="00000000" w:rsidP="00000000" w:rsidRDefault="00000000" w:rsidRPr="00000000" w14:paraId="000006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A0">
      <w:pPr>
        <w:pStyle w:val="Heading1"/>
        <w:rPr>
          <w:rFonts w:ascii="Times New Roman" w:cs="Times New Roman" w:eastAsia="Times New Roman" w:hAnsi="Times New Roman"/>
          <w:sz w:val="28"/>
          <w:szCs w:val="28"/>
        </w:rPr>
      </w:pPr>
      <w:bookmarkStart w:colFirst="0" w:colLast="0" w:name="_heading=h.lnxbz9" w:id="10"/>
      <w:bookmarkEnd w:id="10"/>
      <w:r w:rsidDel="00000000" w:rsidR="00000000" w:rsidRPr="00000000">
        <w:rPr>
          <w:rFonts w:ascii="Times New Roman" w:cs="Times New Roman" w:eastAsia="Times New Roman" w:hAnsi="Times New Roman"/>
          <w:sz w:val="28"/>
          <w:szCs w:val="28"/>
          <w:rtl w:val="0"/>
        </w:rPr>
        <w:t xml:space="preserve">Липень</w:t>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A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6A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A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A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A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B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B1">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6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B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B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6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C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C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6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D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6D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D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Свято Матері Божої Неустанної Помочі.</w:t>
      </w:r>
    </w:p>
    <w:p w:rsidR="00000000" w:rsidDel="00000000" w:rsidP="00000000" w:rsidRDefault="00000000" w:rsidRPr="00000000" w14:paraId="000006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D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D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D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E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6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6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6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FD">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FE">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7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7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70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70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0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0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70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7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7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70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70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1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1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1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тропар воскрес., Сл.: тропар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1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гласом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тропар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1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1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тропар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7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2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p>
    <w:p w:rsidR="00000000" w:rsidDel="00000000" w:rsidP="00000000" w:rsidRDefault="00000000" w:rsidRPr="00000000" w14:paraId="0000072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2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3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5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53">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Святого славного пророка Іллі.</w:t>
      </w:r>
    </w:p>
    <w:p w:rsidR="00000000" w:rsidDel="00000000" w:rsidP="00000000" w:rsidRDefault="00000000" w:rsidRPr="00000000" w14:paraId="000007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6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6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7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7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7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7C">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7D">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7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 </w:t>
      </w:r>
    </w:p>
    <w:p w:rsidR="00000000" w:rsidDel="00000000" w:rsidP="00000000" w:rsidRDefault="00000000" w:rsidRPr="00000000" w14:paraId="000007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немає.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8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8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8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8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8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8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9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9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9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7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7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 </w:t>
      </w:r>
    </w:p>
    <w:p w:rsidR="00000000" w:rsidDel="00000000" w:rsidP="00000000" w:rsidRDefault="00000000" w:rsidRPr="00000000" w14:paraId="000007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BA">
      <w:pPr>
        <w:spacing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BB">
      <w:pPr>
        <w:pStyle w:val="Heading1"/>
        <w:rPr>
          <w:rFonts w:ascii="Times New Roman" w:cs="Times New Roman" w:eastAsia="Times New Roman" w:hAnsi="Times New Roman"/>
          <w:sz w:val="28"/>
          <w:szCs w:val="28"/>
        </w:rPr>
      </w:pPr>
      <w:bookmarkStart w:colFirst="0" w:colLast="0" w:name="_heading=h.35nkun2" w:id="11"/>
      <w:bookmarkEnd w:id="11"/>
      <w:r w:rsidDel="00000000" w:rsidR="00000000" w:rsidRPr="00000000">
        <w:rPr>
          <w:rFonts w:ascii="Times New Roman" w:cs="Times New Roman" w:eastAsia="Times New Roman" w:hAnsi="Times New Roman"/>
          <w:sz w:val="28"/>
          <w:szCs w:val="28"/>
          <w:rtl w:val="0"/>
        </w:rPr>
        <w:t xml:space="preserve">Серпень</w:t>
      </w:r>
    </w:p>
    <w:p w:rsidR="00000000" w:rsidDel="00000000" w:rsidP="00000000" w:rsidRDefault="00000000" w:rsidRPr="00000000" w14:paraId="000007BC">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7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C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C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C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C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C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C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7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D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D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D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D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7D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D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D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7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E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7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r>
    </w:p>
    <w:p w:rsidR="00000000" w:rsidDel="00000000" w:rsidP="00000000" w:rsidRDefault="00000000" w:rsidRPr="00000000" w14:paraId="000007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тропар передсв. Відпуст середній з помин. дня та мч.</w:t>
      </w:r>
    </w:p>
    <w:p w:rsidR="00000000" w:rsidDel="00000000" w:rsidP="00000000" w:rsidRDefault="00000000" w:rsidRPr="00000000" w14:paraId="000007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тропар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тропар мч. Кондаки: на 1-му та 6-му – передсв., а на 3-му та 9-му – мч.</w:t>
      </w:r>
    </w:p>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F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7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F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FE">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FF">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0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8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8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8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8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8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8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8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8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8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8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r>
    </w:p>
    <w:p w:rsidR="00000000" w:rsidDel="00000000" w:rsidP="00000000" w:rsidRDefault="00000000" w:rsidRPr="00000000" w14:paraId="000008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8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8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81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8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1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1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1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1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1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 мч. Кондаки: на 1-му і 6-му – свята, на 3-му і 9-му – недільний.</w:t>
      </w:r>
    </w:p>
    <w:p w:rsidR="00000000" w:rsidDel="00000000" w:rsidP="00000000" w:rsidRDefault="00000000" w:rsidRPr="00000000" w14:paraId="0000082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2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2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r>
    </w:p>
    <w:p w:rsidR="00000000" w:rsidDel="00000000" w:rsidP="00000000" w:rsidRDefault="00000000" w:rsidRPr="00000000" w14:paraId="000008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свята і 3 мч.,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2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2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2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3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Немає входу, 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8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 </w:t>
      </w:r>
    </w:p>
    <w:p w:rsidR="00000000" w:rsidDel="00000000" w:rsidP="00000000" w:rsidRDefault="00000000" w:rsidRPr="00000000" w14:paraId="000008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4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4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4B">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C">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4F">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5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5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5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5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5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8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Діомида.</w:t>
      </w:r>
    </w:p>
    <w:p w:rsidR="00000000" w:rsidDel="00000000" w:rsidP="00000000" w:rsidRDefault="00000000" w:rsidRPr="00000000" w14:paraId="000008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Образу, Сл.: Образу, І нині: свята. Стиховня свята, Сл: Образу, І нині: свята. По “Отче наш”: тропар Образу, Сл., І нині: тропар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5D">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Образу (2), Сл., І нині: тропар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119 зач.; 15, 30-33. Єв. – Мт. 73 зач.; 17, 24 – 18, 4. </w:t>
      </w:r>
      <w:r w:rsidDel="00000000" w:rsidR="00000000" w:rsidRPr="00000000">
        <w:rPr>
          <w:rFonts w:ascii="Times New Roman" w:cs="Times New Roman" w:eastAsia="Times New Roman" w:hAnsi="Times New Roman"/>
          <w:i w:val="1"/>
          <w:rtl w:val="0"/>
        </w:rPr>
        <w:t xml:space="preserve">Образу:</w:t>
      </w:r>
      <w:r w:rsidDel="00000000" w:rsidR="00000000" w:rsidRPr="00000000">
        <w:rPr>
          <w:rFonts w:ascii="Times New Roman" w:cs="Times New Roman" w:eastAsia="Times New Roman" w:hAnsi="Times New Roman"/>
          <w:rtl w:val="0"/>
        </w:rPr>
        <w:t xml:space="preserve"> Ап. – Кол. 250 зач.; 1, 12-18. Єв. – Лк. 48 зач. (від половини); 9, 51-56; 10, 22-24. Замість „Достойно” – ірмос 9-ї пісні канону свята з приспівом.</w:t>
      </w:r>
    </w:p>
    <w:p w:rsidR="00000000" w:rsidDel="00000000" w:rsidP="00000000" w:rsidRDefault="00000000" w:rsidRPr="00000000" w14:paraId="000008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63">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6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6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6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7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 </w:t>
      </w:r>
    </w:p>
    <w:p w:rsidR="00000000" w:rsidDel="00000000" w:rsidP="00000000" w:rsidRDefault="00000000" w:rsidRPr="00000000" w14:paraId="0000087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 </w:t>
      </w:r>
    </w:p>
    <w:p w:rsidR="00000000" w:rsidDel="00000000" w:rsidP="00000000" w:rsidRDefault="00000000" w:rsidRPr="00000000" w14:paraId="000008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sz w:val="46"/>
          <w:szCs w:val="46"/>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 </w:t>
      </w:r>
    </w:p>
    <w:p w:rsidR="00000000" w:rsidDel="00000000" w:rsidP="00000000" w:rsidRDefault="00000000" w:rsidRPr="00000000" w14:paraId="000008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поминанням служби свята, освячення Собору і мчч. </w:t>
      </w:r>
    </w:p>
    <w:p w:rsidR="00000000" w:rsidDel="00000000" w:rsidP="00000000" w:rsidRDefault="00000000" w:rsidRPr="00000000" w14:paraId="000008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 </w:t>
      </w:r>
    </w:p>
    <w:p w:rsidR="00000000" w:rsidDel="00000000" w:rsidP="00000000" w:rsidRDefault="00000000" w:rsidRPr="00000000" w14:paraId="000008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87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4"/>
          <w:szCs w:val="34"/>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Тобто посвяття Успіння Пресвятої Богородиці.</w:t>
      </w:r>
    </w:p>
    <w:p w:rsidR="00000000" w:rsidDel="00000000" w:rsidP="00000000" w:rsidRDefault="00000000" w:rsidRPr="00000000" w14:paraId="000008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 </w:t>
      </w:r>
    </w:p>
    <w:p w:rsidR="00000000" w:rsidDel="00000000" w:rsidP="00000000" w:rsidRDefault="00000000" w:rsidRPr="00000000" w14:paraId="000008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 </w:t>
      </w:r>
    </w:p>
    <w:p w:rsidR="00000000" w:rsidDel="00000000" w:rsidP="00000000" w:rsidRDefault="00000000" w:rsidRPr="00000000" w14:paraId="000008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 </w:t>
      </w:r>
    </w:p>
    <w:p w:rsidR="00000000" w:rsidDel="00000000" w:rsidP="00000000" w:rsidRDefault="00000000" w:rsidRPr="00000000" w14:paraId="000008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8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8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 </w:t>
      </w:r>
    </w:p>
    <w:p w:rsidR="00000000" w:rsidDel="00000000" w:rsidP="00000000" w:rsidRDefault="00000000" w:rsidRPr="00000000" w14:paraId="000008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 </w:t>
      </w:r>
    </w:p>
    <w:p w:rsidR="00000000" w:rsidDel="00000000" w:rsidP="00000000" w:rsidRDefault="00000000" w:rsidRPr="00000000" w14:paraId="000008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 </w:t>
      </w:r>
    </w:p>
    <w:p w:rsidR="00000000" w:rsidDel="00000000" w:rsidP="00000000" w:rsidRDefault="00000000" w:rsidRPr="00000000" w14:paraId="000008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 </w:t>
      </w:r>
    </w:p>
    <w:p w:rsidR="00000000" w:rsidDel="00000000" w:rsidP="00000000" w:rsidRDefault="00000000" w:rsidRPr="00000000" w14:paraId="000008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9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8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 </w:t>
      </w:r>
    </w:p>
    <w:p w:rsidR="00000000" w:rsidDel="00000000" w:rsidP="00000000" w:rsidRDefault="00000000" w:rsidRPr="00000000" w14:paraId="000008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 </w:t>
      </w:r>
    </w:p>
    <w:p w:rsidR="00000000" w:rsidDel="00000000" w:rsidP="00000000" w:rsidRDefault="00000000" w:rsidRPr="00000000" w14:paraId="000008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 </w:t>
      </w:r>
    </w:p>
    <w:p w:rsidR="00000000" w:rsidDel="00000000" w:rsidP="00000000" w:rsidRDefault="00000000" w:rsidRPr="00000000" w14:paraId="000008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A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A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B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B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B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B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8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8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Собор преподобних отців Печерських, що спочивають у дальніх печерах. 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8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b w:val="1"/>
          <w:color w:val="ff0000"/>
          <w:rtl w:val="0"/>
        </w:rPr>
        <w:t xml:space="preserve">🕀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E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E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E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8E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E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F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F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F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F6">
      <w:pPr>
        <w:pStyle w:val="Heading1"/>
        <w:rPr>
          <w:rFonts w:ascii="Times New Roman" w:cs="Times New Roman" w:eastAsia="Times New Roman" w:hAnsi="Times New Roman"/>
          <w:sz w:val="28"/>
          <w:szCs w:val="28"/>
        </w:rPr>
      </w:pPr>
      <w:bookmarkStart w:colFirst="0" w:colLast="0" w:name="_heading=h.1ksv4uv" w:id="12"/>
      <w:bookmarkEnd w:id="12"/>
      <w:r w:rsidDel="00000000" w:rsidR="00000000" w:rsidRPr="00000000">
        <w:rPr>
          <w:rFonts w:ascii="Times New Roman" w:cs="Times New Roman" w:eastAsia="Times New Roman" w:hAnsi="Times New Roman"/>
          <w:sz w:val="28"/>
          <w:szCs w:val="28"/>
          <w:rtl w:val="0"/>
        </w:rPr>
        <w:t xml:space="preserve">Вересень</w:t>
      </w:r>
    </w:p>
    <w:p w:rsidR="00000000" w:rsidDel="00000000" w:rsidP="00000000" w:rsidRDefault="00000000" w:rsidRPr="00000000" w14:paraId="000008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8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Індикту і 3 прп, Слава: прп., І нині: Індикту. Три читання: Індикту – 2 і прп. – 1: Іс. 61:1-9, Лев.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 </w:t>
      </w:r>
    </w:p>
    <w:p w:rsidR="00000000" w:rsidDel="00000000" w:rsidP="00000000" w:rsidRDefault="00000000" w:rsidRPr="00000000" w14:paraId="000008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F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F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F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r>
    </w:p>
    <w:p w:rsidR="00000000" w:rsidDel="00000000" w:rsidP="00000000" w:rsidRDefault="00000000" w:rsidRPr="00000000" w14:paraId="0000090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9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9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9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9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9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9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1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r>
    </w:p>
    <w:p w:rsidR="00000000" w:rsidDel="00000000" w:rsidP="00000000" w:rsidRDefault="00000000" w:rsidRPr="00000000" w14:paraId="000009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Див. Молитвослов, с. 1061.</w:t>
      </w:r>
    </w:p>
    <w:p w:rsidR="00000000" w:rsidDel="00000000" w:rsidP="00000000" w:rsidRDefault="00000000" w:rsidRPr="00000000" w14:paraId="0000093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Див.: Молитвослов, с. 1063.</w:t>
      </w:r>
    </w:p>
    <w:p w:rsidR="00000000" w:rsidDel="00000000" w:rsidP="00000000" w:rsidRDefault="00000000" w:rsidRPr="00000000" w14:paraId="000009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3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Святого мученика Созонта.</w:t>
      </w:r>
    </w:p>
    <w:p w:rsidR="00000000" w:rsidDel="00000000" w:rsidP="00000000" w:rsidRDefault="00000000" w:rsidRPr="00000000" w14:paraId="000009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3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3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39">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3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3B">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3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3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9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4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4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3 свята і 3 мчцц.,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5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Немає входу, 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6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тропар Оновлення, Сл.: тропар свщмч., І  нині:  тропар передсв. Відпуст середній з помин. Оновлення і свщмч. </w:t>
      </w:r>
    </w:p>
    <w:p w:rsidR="00000000" w:rsidDel="00000000" w:rsidP="00000000" w:rsidRDefault="00000000" w:rsidRPr="00000000" w14:paraId="000009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Оновлення (2), Сл.: тропар свщмч., І нині: тропар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тропар Оновлення, Сл.: свщмч., І нині: тропар передсв. Відпуст середній з помин. Оновлення і свщмч. </w:t>
      </w:r>
    </w:p>
    <w:p w:rsidR="00000000" w:rsidDel="00000000" w:rsidP="00000000" w:rsidRDefault="00000000" w:rsidRPr="00000000" w14:paraId="000009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тропар Оновлення, Сл.: на 1-му та 6-му – тропар передсв.; на 3-му та 9-му – тропар свщмч. Кондаки: на 1-му та 9-му – Оновлення; на 3-му – свщмч.; на 6-му – передсв. </w:t>
      </w:r>
    </w:p>
    <w:p w:rsidR="00000000" w:rsidDel="00000000" w:rsidP="00000000" w:rsidRDefault="00000000" w:rsidRPr="00000000" w14:paraId="000009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7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7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7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b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7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97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7D">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7E">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80">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8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 </w:t>
      </w:r>
    </w:p>
    <w:p w:rsidR="00000000" w:rsidDel="00000000" w:rsidP="00000000" w:rsidRDefault="00000000" w:rsidRPr="00000000" w14:paraId="00000984">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r w:rsidDel="00000000" w:rsidR="00000000" w:rsidRPr="00000000">
        <w:rPr>
          <w:rtl w:val="0"/>
        </w:rPr>
      </w:r>
    </w:p>
    <w:p w:rsidR="00000000" w:rsidDel="00000000" w:rsidP="00000000" w:rsidRDefault="00000000" w:rsidRPr="00000000" w14:paraId="0000098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8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8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D">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8E">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 </w:t>
      </w:r>
    </w:p>
    <w:p w:rsidR="00000000" w:rsidDel="00000000" w:rsidP="00000000" w:rsidRDefault="00000000" w:rsidRPr="00000000" w14:paraId="00000990">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9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w:t>
      </w:r>
    </w:p>
    <w:p w:rsidR="00000000" w:rsidDel="00000000" w:rsidP="00000000" w:rsidRDefault="00000000" w:rsidRPr="00000000" w14:paraId="000009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 </w:t>
      </w:r>
    </w:p>
    <w:p w:rsidR="00000000" w:rsidDel="00000000" w:rsidP="00000000" w:rsidRDefault="00000000" w:rsidRPr="00000000" w14:paraId="000009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 </w:t>
      </w:r>
    </w:p>
    <w:p w:rsidR="00000000" w:rsidDel="00000000" w:rsidP="00000000" w:rsidRDefault="00000000" w:rsidRPr="00000000" w14:paraId="000009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9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A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A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A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A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AD">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E">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A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0">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9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 </w:t>
      </w:r>
    </w:p>
    <w:p w:rsidR="00000000" w:rsidDel="00000000" w:rsidP="00000000" w:rsidRDefault="00000000" w:rsidRPr="00000000" w14:paraId="000009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B7">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B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9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9C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C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C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C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C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D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D1">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D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D3">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D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9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 </w:t>
      </w:r>
    </w:p>
    <w:p w:rsidR="00000000" w:rsidDel="00000000" w:rsidP="00000000" w:rsidRDefault="00000000" w:rsidRPr="00000000" w14:paraId="000009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9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E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9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9F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b w:val="1"/>
          <w:color w:val="ff0000"/>
          <w:rtl w:val="0"/>
        </w:rPr>
        <w:t xml:space="preserve">🕁 Переставлення святого апостола і євангелиста Івана Богослова. </w:t>
      </w:r>
    </w:p>
    <w:p w:rsidR="00000000" w:rsidDel="00000000" w:rsidP="00000000" w:rsidRDefault="00000000" w:rsidRPr="00000000" w14:paraId="000009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 </w:t>
      </w:r>
    </w:p>
    <w:p w:rsidR="00000000" w:rsidDel="00000000" w:rsidP="00000000" w:rsidRDefault="00000000" w:rsidRPr="00000000" w14:paraId="000009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FC">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FE">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r>
    </w:p>
    <w:p w:rsidR="00000000" w:rsidDel="00000000" w:rsidP="00000000" w:rsidRDefault="00000000" w:rsidRPr="00000000" w14:paraId="00000A0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A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A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A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A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A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A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0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A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A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A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1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1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1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1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1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1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1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2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29">
      <w:pPr>
        <w:pStyle w:val="Heading1"/>
        <w:rPr>
          <w:rFonts w:ascii="Times New Roman" w:cs="Times New Roman" w:eastAsia="Times New Roman" w:hAnsi="Times New Roman"/>
          <w:sz w:val="28"/>
          <w:szCs w:val="28"/>
        </w:rPr>
      </w:pPr>
      <w:bookmarkStart w:colFirst="0" w:colLast="0" w:name="_heading=h.44sinio" w:id="13"/>
      <w:bookmarkEnd w:id="13"/>
      <w:r w:rsidDel="00000000" w:rsidR="00000000" w:rsidRPr="00000000">
        <w:rPr>
          <w:rFonts w:ascii="Times New Roman" w:cs="Times New Roman" w:eastAsia="Times New Roman" w:hAnsi="Times New Roman"/>
          <w:sz w:val="28"/>
          <w:szCs w:val="28"/>
          <w:rtl w:val="0"/>
        </w:rPr>
        <w:t xml:space="preserve">Жовтень</w:t>
      </w:r>
    </w:p>
    <w:p w:rsidR="00000000" w:rsidDel="00000000" w:rsidP="00000000" w:rsidRDefault="00000000" w:rsidRPr="00000000" w14:paraId="00000A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A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b w:val="1"/>
          <w:color w:val="ff0000"/>
          <w:rtl w:val="0"/>
        </w:rPr>
        <w:t xml:space="preserve">🕀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3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3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4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4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4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4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4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5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5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5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w:t>
      </w:r>
    </w:p>
    <w:p w:rsidR="00000000" w:rsidDel="00000000" w:rsidP="00000000" w:rsidRDefault="00000000" w:rsidRPr="00000000" w14:paraId="00000A5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5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D">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 </w:t>
      </w:r>
    </w:p>
    <w:p w:rsidR="00000000" w:rsidDel="00000000" w:rsidP="00000000" w:rsidRDefault="00000000" w:rsidRPr="00000000" w14:paraId="00000A5E">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F">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 </w:t>
      </w:r>
    </w:p>
    <w:p w:rsidR="00000000" w:rsidDel="00000000" w:rsidP="00000000" w:rsidRDefault="00000000" w:rsidRPr="00000000" w14:paraId="00000A60">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6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A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7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7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7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7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7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8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A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8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8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8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8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8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9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9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9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9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9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C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A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C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C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4-го гл.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C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C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C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C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AC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C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D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D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D4">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D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A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A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A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B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B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0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B0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B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B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B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B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1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39">
      <w:pPr>
        <w:pStyle w:val="Heading1"/>
        <w:rPr>
          <w:rFonts w:ascii="Times New Roman" w:cs="Times New Roman" w:eastAsia="Times New Roman" w:hAnsi="Times New Roman"/>
          <w:sz w:val="28"/>
          <w:szCs w:val="28"/>
        </w:rPr>
      </w:pPr>
      <w:bookmarkStart w:colFirst="0" w:colLast="0" w:name="_heading=h.2jxsxqh" w:id="14"/>
      <w:bookmarkEnd w:id="14"/>
      <w:r w:rsidDel="00000000" w:rsidR="00000000" w:rsidRPr="00000000">
        <w:rPr>
          <w:rFonts w:ascii="Times New Roman" w:cs="Times New Roman" w:eastAsia="Times New Roman" w:hAnsi="Times New Roman"/>
          <w:sz w:val="28"/>
          <w:szCs w:val="28"/>
          <w:rtl w:val="0"/>
        </w:rPr>
        <w:t xml:space="preserve">Листопад</w:t>
      </w:r>
    </w:p>
    <w:p w:rsidR="00000000" w:rsidDel="00000000" w:rsidP="00000000" w:rsidRDefault="00000000" w:rsidRPr="00000000" w14:paraId="00000B3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3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Святих чудотворців і безсрібників Косми й Дам’яна. </w:t>
      </w:r>
    </w:p>
    <w:p w:rsidR="00000000" w:rsidDel="00000000" w:rsidP="00000000" w:rsidRDefault="00000000" w:rsidRPr="00000000" w14:paraId="00000B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4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4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4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4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6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6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B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B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B79">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Собор святого архистратига Михаїла та інших безтілесних сил. </w:t>
      </w:r>
    </w:p>
    <w:p w:rsidR="00000000" w:rsidDel="00000000" w:rsidP="00000000" w:rsidRDefault="00000000" w:rsidRPr="00000000" w14:paraId="00000B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7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r>
    </w:p>
    <w:p w:rsidR="00000000" w:rsidDel="00000000" w:rsidP="00000000" w:rsidRDefault="00000000" w:rsidRPr="00000000" w14:paraId="00000B8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B8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8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8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8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8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8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8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p>
    <w:p w:rsidR="00000000" w:rsidDel="00000000" w:rsidP="00000000" w:rsidRDefault="00000000" w:rsidRPr="00000000" w14:paraId="00000B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w:t>
      </w:r>
    </w:p>
    <w:p w:rsidR="00000000" w:rsidDel="00000000" w:rsidP="00000000" w:rsidRDefault="00000000" w:rsidRPr="00000000" w14:paraId="00000B9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A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A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A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A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B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 Пт. 1:1-25,2:1-6, 1 Пт. 2:21-25,3:1-9,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B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B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B6">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B9">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rtl w:val="0"/>
        </w:rPr>
        <w:t xml:space="preserve">Початок Різдвяного посту.</w:t>
      </w:r>
    </w:p>
    <w:p w:rsidR="00000000" w:rsidDel="00000000" w:rsidP="00000000" w:rsidRDefault="00000000" w:rsidRPr="00000000" w14:paraId="00000B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B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BC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C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C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C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B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B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B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поминанням прп.</w:t>
      </w:r>
    </w:p>
    <w:p w:rsidR="00000000" w:rsidDel="00000000" w:rsidP="00000000" w:rsidRDefault="00000000" w:rsidRPr="00000000" w14:paraId="00000BE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E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E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E">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sz w:val="20"/>
          <w:szCs w:val="20"/>
          <w:rtl w:val="0"/>
        </w:rPr>
        <w:t xml:space="preserve">[1]</w:t>
      </w:r>
      <w:r w:rsidDel="00000000" w:rsidR="00000000" w:rsidRPr="00000000">
        <w:rPr>
          <w:rFonts w:ascii="Times New Roman" w:cs="Times New Roman" w:eastAsia="Times New Roman" w:hAnsi="Times New Roman"/>
          <w:color w:val="ff0000"/>
          <w:rtl w:val="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F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BF4">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21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F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F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F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F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F9">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FA">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B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апп., Сл.: апп., І нині: свята. Стиховня свята. По “Отче наш”: тропар апп., Сл., І нині: тропар свята. Відпуст середній з помин. служби свята і апп. </w:t>
      </w:r>
    </w:p>
    <w:p w:rsidR="00000000" w:rsidDel="00000000" w:rsidP="00000000" w:rsidRDefault="00000000" w:rsidRPr="00000000" w14:paraId="00000C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апп., І нині: тропар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тропар апп., Сл., І нині: тропар свята. Відпуст, як на Вечірні. </w:t>
      </w:r>
    </w:p>
    <w:p w:rsidR="00000000" w:rsidDel="00000000" w:rsidP="00000000" w:rsidRDefault="00000000" w:rsidRPr="00000000" w14:paraId="00000C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свята, Сл.: на 3-му та 9-му – тропар апп. Кондаки: на 1-му та 6-му – свята; на 3-му та 9-му – апп. </w:t>
      </w:r>
    </w:p>
    <w:p w:rsidR="00000000" w:rsidDel="00000000" w:rsidP="00000000" w:rsidRDefault="00000000" w:rsidRPr="00000000" w14:paraId="00000C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Тропар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C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0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0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C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C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C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C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C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C0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1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немає, 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p>
    <w:p w:rsidR="00000000" w:rsidDel="00000000" w:rsidP="00000000" w:rsidRDefault="00000000" w:rsidRPr="00000000" w14:paraId="00000C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3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3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4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4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4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4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4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4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C50">
      <w:pPr>
        <w:pStyle w:val="Heading1"/>
        <w:rPr>
          <w:rFonts w:ascii="Times New Roman" w:cs="Times New Roman" w:eastAsia="Times New Roman" w:hAnsi="Times New Roman"/>
          <w:sz w:val="28"/>
          <w:szCs w:val="28"/>
        </w:rPr>
      </w:pPr>
      <w:bookmarkStart w:colFirst="0" w:colLast="0" w:name="_heading=h.z337ya" w:id="15"/>
      <w:bookmarkEnd w:id="15"/>
      <w:r w:rsidDel="00000000" w:rsidR="00000000" w:rsidRPr="00000000">
        <w:rPr>
          <w:rFonts w:ascii="Times New Roman" w:cs="Times New Roman" w:eastAsia="Times New Roman" w:hAnsi="Times New Roman"/>
          <w:sz w:val="28"/>
          <w:szCs w:val="28"/>
          <w:rtl w:val="0"/>
        </w:rPr>
        <w:t xml:space="preserve">Грудень</w:t>
      </w:r>
    </w:p>
    <w:p w:rsidR="00000000" w:rsidDel="00000000" w:rsidP="00000000" w:rsidRDefault="00000000" w:rsidRPr="00000000" w14:paraId="00000C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6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C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7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7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7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7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80">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b w:val="1"/>
          <w:color w:val="ff0000"/>
          <w:rtl w:val="0"/>
        </w:rPr>
        <w:t xml:space="preserve">🕁 Святого отця нашого Миколая, архиєпископа Мир Ликійських, чудотворця.</w:t>
      </w:r>
    </w:p>
    <w:p w:rsidR="00000000" w:rsidDel="00000000" w:rsidP="00000000" w:rsidRDefault="00000000" w:rsidRPr="00000000" w14:paraId="00000C8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82">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83">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8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8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8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8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8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8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9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92">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9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w:t>
      </w:r>
    </w:p>
    <w:p w:rsidR="00000000" w:rsidDel="00000000" w:rsidP="00000000" w:rsidRDefault="00000000" w:rsidRPr="00000000" w14:paraId="00000C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b w:val="1"/>
          <w:color w:val="ff0000"/>
          <w:rtl w:val="0"/>
        </w:rPr>
        <w:t xml:space="preserve">🕁 Непорочне Зачаття Пресвятої  Богородиці св. Анною.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A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A3">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A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w:t>
      </w:r>
    </w:p>
    <w:p w:rsidR="00000000" w:rsidDel="00000000" w:rsidP="00000000" w:rsidRDefault="00000000" w:rsidRPr="00000000" w14:paraId="00000C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C2">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C3">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C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CC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C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C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w:t>
      </w:r>
    </w:p>
    <w:p w:rsidR="00000000" w:rsidDel="00000000" w:rsidP="00000000" w:rsidRDefault="00000000" w:rsidRPr="00000000" w14:paraId="00000C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C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w:t>
      </w:r>
    </w:p>
    <w:p w:rsidR="00000000" w:rsidDel="00000000" w:rsidP="00000000" w:rsidRDefault="00000000" w:rsidRPr="00000000" w14:paraId="00000C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F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F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F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F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C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D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D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D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D0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D0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0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r>
    </w:p>
    <w:p w:rsidR="00000000" w:rsidDel="00000000" w:rsidP="00000000" w:rsidRDefault="00000000" w:rsidRPr="00000000" w14:paraId="00000D0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Передсвяття Різдва Христового. Святої мучениці Юліанії.</w:t>
      </w:r>
      <w:r w:rsidDel="00000000" w:rsidR="00000000" w:rsidRPr="00000000">
        <w:rPr>
          <w:rtl w:val="0"/>
        </w:rPr>
      </w:r>
    </w:p>
    <w:p w:rsidR="00000000" w:rsidDel="00000000" w:rsidP="00000000" w:rsidRDefault="00000000" w:rsidRPr="00000000" w14:paraId="00000D0E">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1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11">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1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w:t>
      </w:r>
    </w:p>
    <w:p w:rsidR="00000000" w:rsidDel="00000000" w:rsidP="00000000" w:rsidRDefault="00000000" w:rsidRPr="00000000" w14:paraId="00000D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немає.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тропар влкмчц., І нині: тропар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тропар влкмчц., Сл., І нині: тропар передсв.</w:t>
      </w:r>
    </w:p>
    <w:p w:rsidR="00000000" w:rsidDel="00000000" w:rsidP="00000000" w:rsidRDefault="00000000" w:rsidRPr="00000000" w14:paraId="00000D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передсв.; на 3 та 9 – Сл.: тропар влкмчц. Кондаки: 1 та 6 – передсв.; 3 та 9 – влкмчц.</w:t>
      </w:r>
    </w:p>
    <w:p w:rsidR="00000000" w:rsidDel="00000000" w:rsidP="00000000" w:rsidRDefault="00000000" w:rsidRPr="00000000" w14:paraId="00000D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308 зач.; 3, 5-11. 17-19. Єв. – Лк. 102 зач.; 20, 27-44.</w:t>
      </w:r>
    </w:p>
    <w:p w:rsidR="00000000" w:rsidDel="00000000" w:rsidP="00000000" w:rsidRDefault="00000000" w:rsidRPr="00000000" w14:paraId="00000D1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r>
    </w:p>
    <w:p w:rsidR="00000000" w:rsidDel="00000000" w:rsidP="00000000" w:rsidRDefault="00000000" w:rsidRPr="00000000" w14:paraId="00000D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Навечір’я Різдва Христового. </w:t>
      </w:r>
    </w:p>
    <w:p w:rsidR="00000000" w:rsidDel="00000000" w:rsidP="00000000" w:rsidRDefault="00000000" w:rsidRPr="00000000" w14:paraId="00000D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2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2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3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3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w:t>
      </w:r>
    </w:p>
    <w:p w:rsidR="00000000" w:rsidDel="00000000" w:rsidP="00000000" w:rsidRDefault="00000000" w:rsidRPr="00000000" w14:paraId="00000D3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25 🕀 Різдво Господа Бога і Спаса нашого Ісуса Христа. </w:t>
      </w:r>
    </w:p>
    <w:p w:rsidR="00000000" w:rsidDel="00000000" w:rsidP="00000000" w:rsidRDefault="00000000" w:rsidRPr="00000000" w14:paraId="00000D3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немає.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3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3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3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3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3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3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w:t>
      </w:r>
    </w:p>
    <w:p w:rsidR="00000000" w:rsidDel="00000000" w:rsidP="00000000" w:rsidRDefault="00000000" w:rsidRPr="00000000" w14:paraId="00000D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немає.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4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4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4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4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4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D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p>
    <w:p w:rsidR="00000000" w:rsidDel="00000000" w:rsidP="00000000" w:rsidRDefault="00000000" w:rsidRPr="00000000" w14:paraId="00000D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rsidR="00000000" w:rsidDel="00000000" w:rsidP="00000000" w:rsidRDefault="00000000" w:rsidRPr="00000000" w14:paraId="00000D4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4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4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5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p>
    <w:p w:rsidR="00000000" w:rsidDel="00000000" w:rsidP="00000000" w:rsidRDefault="00000000" w:rsidRPr="00000000" w14:paraId="00000D5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Неділя по Різдві Христовому Пам’ять святих і праведних Йосифа Oбручника, Давида, царя, і Якова, брата Божого.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Блаженного священномученика Григорія Хомишина, єпископа Станіславівського. </w:t>
      </w:r>
    </w:p>
    <w:p w:rsidR="00000000" w:rsidDel="00000000" w:rsidP="00000000" w:rsidRDefault="00000000" w:rsidRPr="00000000" w14:paraId="00000D5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5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5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5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 </w:t>
      </w:r>
    </w:p>
    <w:p w:rsidR="00000000" w:rsidDel="00000000" w:rsidP="00000000" w:rsidRDefault="00000000" w:rsidRPr="00000000" w14:paraId="00000D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немовлят, за Христа вбитих у Вифлеємі. Преподобного отця нашого Маркелла, ігумена монастиря невсипущих.</w:t>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немає. На “Господи, взиваю” 6 стихир: 3 свята, 3 свв. младенців (далі - мчч.), Сл.: мчч.,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0D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мчч. Кондаки: 1 та 6 – свята; 3 та 9 – мчч.</w:t>
      </w:r>
    </w:p>
    <w:p w:rsidR="00000000" w:rsidDel="00000000" w:rsidP="00000000" w:rsidRDefault="00000000" w:rsidRPr="00000000" w14:paraId="00000D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w:t>
      </w:r>
    </w:p>
    <w:p w:rsidR="00000000" w:rsidDel="00000000" w:rsidP="00000000" w:rsidRDefault="00000000" w:rsidRPr="00000000" w14:paraId="00000D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w:t>
      </w:r>
    </w:p>
    <w:p w:rsidR="00000000" w:rsidDel="00000000" w:rsidP="00000000" w:rsidRDefault="00000000" w:rsidRPr="00000000" w14:paraId="00000D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тропар мчц., Сл.: тропар прп., І нині: тропар свята. Відпуст середній з помин. свята, мчц. і прп.</w:t>
      </w:r>
    </w:p>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тропар мчц., Сл.: тропар прп., І нині: тропар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тропар мчц., Сл.: тропар прп., І нині: тропар свята.</w:t>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тропар мч. Конд: на 1-му і 6-му – свята, на 3-му – мчц.; на 9-му – прп.</w:t>
      </w:r>
    </w:p>
    <w:p w:rsidR="00000000" w:rsidDel="00000000" w:rsidP="00000000" w:rsidRDefault="00000000" w:rsidRPr="00000000" w14:paraId="00000D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321 зач.; 9, 8-10. 15-23. Єв. – Мр. 34 зач.; 8, 22-26. Замість “Достойно” – ірмос 9-ї пісні канону свята з його приспівом. Відпуст з помин. свята, мчц. і прп.</w:t>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w:t>
      </w:r>
    </w:p>
    <w:p w:rsidR="00000000" w:rsidDel="00000000" w:rsidP="00000000" w:rsidRDefault="00000000" w:rsidRPr="00000000" w14:paraId="00000D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з його приспівом. Відпуст з помин. свята  та прп.</w:t>
      </w:r>
    </w:p>
    <w:p w:rsidR="00000000" w:rsidDel="00000000" w:rsidP="00000000" w:rsidRDefault="00000000" w:rsidRPr="00000000" w14:paraId="00000D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D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Читання 28-го тижня по Зісланні Святого Духа.</w:t>
      </w:r>
    </w:p>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center"/>
    </w:pPr>
    <w:rPr>
      <w:rFonts w:ascii="Book Antiqua" w:cs="Book Antiqua" w:eastAsia="Book Antiqua" w:hAnsi="Book Antiqua"/>
      <w:b w:val="1"/>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40"/>
      <w:jc w:val="center"/>
      <w:outlineLvl w:val="0"/>
    </w:pPr>
    <w:rPr>
      <w:rFonts w:ascii="Book Antiqua" w:cs="Book Antiqua" w:eastAsia="Book Antiqua" w:hAnsi="Book Antiqua"/>
      <w:b w:val="1"/>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No Spacing"/>
    <w:uiPriority w:val="1"/>
    <w:qFormat w:val="1"/>
    <w:rsid w:val="00496279"/>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z6/YkLRfU8mys2K3pdRK64Hfw==">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2024-10-08T11:23:00Z</dcterms:created>
</cp:coreProperties>
</file>